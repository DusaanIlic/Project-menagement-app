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0CFF99AD" w:rsidP="0CFF99AD" w:rsidRDefault="0CFF99AD" w14:paraId="7146B4B8" w14:textId="0FE8BEA5">
      <w:pPr>
        <w:pStyle w:val="Title"/>
        <w:jc w:val="center"/>
      </w:pPr>
    </w:p>
    <w:p w:rsidR="0CFF99AD" w:rsidP="0CFF99AD" w:rsidRDefault="0CFF99AD" w14:paraId="387DF776" w14:textId="29D7E857">
      <w:pPr>
        <w:pStyle w:val="Title"/>
        <w:jc w:val="center"/>
      </w:pPr>
    </w:p>
    <w:p w:rsidR="0CFF99AD" w:rsidP="0CFF99AD" w:rsidRDefault="0CFF99AD" w14:paraId="11FDEB83" w14:textId="4B09B178">
      <w:pPr>
        <w:pStyle w:val="Title"/>
        <w:jc w:val="center"/>
      </w:pPr>
    </w:p>
    <w:p w:rsidR="0CFF99AD" w:rsidP="0CFF99AD" w:rsidRDefault="0CFF99AD" w14:paraId="071A33C9" w14:textId="77E61968">
      <w:pPr>
        <w:pStyle w:val="Title"/>
        <w:jc w:val="center"/>
      </w:pPr>
    </w:p>
    <w:p w:rsidR="0CFF99AD" w:rsidP="0CFF99AD" w:rsidRDefault="0CFF99AD" w14:paraId="708EFE7C" w14:textId="54454EC5">
      <w:pPr>
        <w:pStyle w:val="Title"/>
        <w:jc w:val="center"/>
      </w:pPr>
    </w:p>
    <w:p w:rsidR="0CFF99AD" w:rsidP="0CFF99AD" w:rsidRDefault="0CFF99AD" w14:paraId="35333F74" w14:textId="1C30D372">
      <w:pPr>
        <w:pStyle w:val="Title"/>
        <w:jc w:val="center"/>
      </w:pPr>
    </w:p>
    <w:p xmlns:wp14="http://schemas.microsoft.com/office/word/2010/wordml" w:rsidP="0CFF99AD" wp14:paraId="2C078E63" wp14:textId="2938C13A">
      <w:pPr>
        <w:pStyle w:val="Title"/>
        <w:jc w:val="center"/>
      </w:pPr>
      <w:r w:rsidR="7FBD360A">
        <w:rPr/>
        <w:t>E-Government</w:t>
      </w:r>
    </w:p>
    <w:p w:rsidR="7FBD360A" w:rsidP="0CFF99AD" w:rsidRDefault="7FBD360A" w14:paraId="67505985" w14:textId="46A93E37">
      <w:pPr>
        <w:pStyle w:val="Subtitle"/>
        <w:jc w:val="center"/>
      </w:pPr>
      <w:r w:rsidR="7FBD360A">
        <w:rPr/>
        <w:t>Seminarski</w:t>
      </w:r>
      <w:r w:rsidR="7FBD360A">
        <w:rPr/>
        <w:t xml:space="preserve"> rad </w:t>
      </w:r>
      <w:r w:rsidR="7FBD360A">
        <w:rPr/>
        <w:t>iz</w:t>
      </w:r>
      <w:r w:rsidR="7FBD360A">
        <w:rPr/>
        <w:t xml:space="preserve"> </w:t>
      </w:r>
      <w:r w:rsidR="7FBD360A">
        <w:rPr/>
        <w:t>Elektronskog</w:t>
      </w:r>
      <w:r w:rsidR="7FBD360A">
        <w:rPr/>
        <w:t xml:space="preserve"> </w:t>
      </w:r>
      <w:r w:rsidR="7FBD360A">
        <w:rPr/>
        <w:t>poslovanja</w:t>
      </w:r>
    </w:p>
    <w:p w:rsidR="0CFF99AD" w:rsidP="0CFF99AD" w:rsidRDefault="0CFF99AD" w14:paraId="6E3748AF" w14:textId="01916A2F">
      <w:pPr>
        <w:pStyle w:val="Normal"/>
      </w:pPr>
    </w:p>
    <w:p w:rsidR="0CFF99AD" w:rsidP="0CFF99AD" w:rsidRDefault="0CFF99AD" w14:paraId="3842ED9C" w14:textId="52898ED9">
      <w:pPr>
        <w:pStyle w:val="Normal"/>
      </w:pPr>
    </w:p>
    <w:p w:rsidR="0CFF99AD" w:rsidP="0CFF99AD" w:rsidRDefault="0CFF99AD" w14:paraId="58EFB2D7" w14:textId="7B32F177">
      <w:pPr>
        <w:pStyle w:val="Normal"/>
        <w:rPr>
          <w:ins w:author="Aleksa Bozinovic" w:date="2024-05-25T15:26:27.37Z" w16du:dateUtc="2024-05-25T15:26:27.37Z" w:id="1983169025"/>
        </w:rPr>
      </w:pPr>
    </w:p>
    <w:p w:rsidR="0CFF99AD" w:rsidP="0CFF99AD" w:rsidRDefault="0CFF99AD" w14:paraId="7F7E754F" w14:textId="51A72DC0">
      <w:pPr>
        <w:pStyle w:val="Normal"/>
        <w:rPr>
          <w:ins w:author="Aleksa Bozinovic" w:date="2024-05-25T15:26:27.648Z" w16du:dateUtc="2024-05-25T15:26:27.648Z" w:id="986211006"/>
        </w:rPr>
      </w:pPr>
    </w:p>
    <w:p w:rsidR="0CFF99AD" w:rsidP="0CFF99AD" w:rsidRDefault="0CFF99AD" w14:paraId="59D02BB5" w14:textId="6D58ED7E">
      <w:pPr>
        <w:pStyle w:val="Normal"/>
        <w:rPr>
          <w:ins w:author="Aleksa Bozinovic" w:date="2024-05-25T15:26:27.855Z" w16du:dateUtc="2024-05-25T15:26:27.855Z" w:id="828774835"/>
        </w:rPr>
      </w:pPr>
    </w:p>
    <w:p w:rsidR="0CFF99AD" w:rsidP="0CFF99AD" w:rsidRDefault="0CFF99AD" w14:paraId="79B114E2" w14:textId="763AC0BC">
      <w:pPr>
        <w:pStyle w:val="Normal"/>
        <w:rPr>
          <w:ins w:author="Aleksa Bozinovic" w:date="2024-05-25T15:26:33.511Z" w16du:dateUtc="2024-05-25T15:26:33.511Z" w:id="557956847"/>
        </w:rPr>
      </w:pPr>
    </w:p>
    <w:p w:rsidR="0CFF99AD" w:rsidP="0CFF99AD" w:rsidRDefault="0CFF99AD" w14:paraId="67B49295" w14:textId="4506BF6A">
      <w:pPr>
        <w:pStyle w:val="Normal"/>
      </w:pPr>
    </w:p>
    <w:p w:rsidR="0CFF99AD" w:rsidP="0CFF99AD" w:rsidRDefault="0CFF99AD" w14:paraId="31BE954C" w14:textId="21E4F70C">
      <w:pPr>
        <w:pStyle w:val="Normal"/>
        <w:rPr>
          <w:del w:author="Aleksa Bozinovic" w:date="2024-05-25T15:26:06.556Z" w16du:dateUtc="2024-05-25T15:26:06.556Z" w:id="1183489873"/>
        </w:rPr>
      </w:pPr>
    </w:p>
    <w:p w:rsidR="0CFF99AD" w:rsidP="0CFF99AD" w:rsidRDefault="0CFF99AD" w14:paraId="6A15D3B2" w14:textId="46154E6D">
      <w:pPr>
        <w:pStyle w:val="Normal"/>
        <w:rPr>
          <w:del w:author="Aleksa Bozinovic" w:date="2024-05-25T14:59:43.684Z" w16du:dateUtc="2024-05-25T14:59:43.684Z" w:id="398959521"/>
        </w:rPr>
      </w:pPr>
    </w:p>
    <w:p w:rsidR="0CFF99AD" w:rsidP="0CFF99AD" w:rsidRDefault="0CFF99AD" w14:paraId="2D6E03A2" w14:textId="24A0EBFE">
      <w:pPr>
        <w:pStyle w:val="Normal"/>
        <w:rPr>
          <w:del w:author="Aleksa Bozinovic" w:date="2024-05-25T15:26:06.038Z" w16du:dateUtc="2024-05-25T15:26:06.038Z" w:id="1243431142"/>
        </w:rPr>
      </w:pPr>
    </w:p>
    <w:p w:rsidR="0CFF99AD" w:rsidP="0CFF99AD" w:rsidRDefault="0CFF99AD" w14:paraId="69B5FDF6" w14:textId="7B96A5CC">
      <w:pPr>
        <w:pStyle w:val="Normal"/>
        <w:rPr>
          <w:del w:author="Aleksa Bozinovic" w:date="2024-05-25T14:59:43.02Z" w16du:dateUtc="2024-05-25T14:59:43.02Z" w:id="1134318058"/>
        </w:rPr>
      </w:pPr>
    </w:p>
    <w:p w:rsidR="0CFF99AD" w:rsidP="0CFF99AD" w:rsidRDefault="0CFF99AD" w14:paraId="5FCC33AC" w14:textId="22030480">
      <w:pPr>
        <w:pStyle w:val="Normal"/>
        <w:rPr>
          <w:del w:author="Aleksa Bozinovic" w:date="2024-05-25T15:25:55.758Z" w16du:dateUtc="2024-05-25T15:25:55.758Z" w:id="630148059"/>
        </w:rPr>
      </w:pPr>
    </w:p>
    <w:p w:rsidR="0CFF99AD" w:rsidP="0CFF99AD" w:rsidRDefault="0CFF99AD" w14:paraId="7166DC3A" w14:textId="33076FA3">
      <w:pPr>
        <w:pStyle w:val="Normal"/>
        <w:rPr>
          <w:del w:author="Aleksa Bozinovic" w:date="2024-05-25T14:59:42.14Z" w16du:dateUtc="2024-05-25T14:59:42.14Z" w:id="1764328222"/>
        </w:rPr>
      </w:pPr>
    </w:p>
    <w:p w:rsidR="0CFF99AD" w:rsidP="0CFF99AD" w:rsidRDefault="0CFF99AD" w14:paraId="39CDF194" w14:textId="67D872AF">
      <w:pPr>
        <w:pStyle w:val="Normal"/>
        <w:rPr>
          <w:del w:author="Aleksa Bozinovic" w:date="2024-05-25T15:25:55.318Z" w16du:dateUtc="2024-05-25T15:25:55.318Z" w:id="2056344668"/>
        </w:rPr>
      </w:pPr>
    </w:p>
    <w:p w:rsidR="0CFF99AD" w:rsidP="0CFF99AD" w:rsidRDefault="0CFF99AD" w14:paraId="026DD3B9" w14:textId="66D3A8D3">
      <w:pPr>
        <w:pStyle w:val="Normal"/>
        <w:rPr>
          <w:del w:author="Aleksa Bozinovic" w:date="2024-05-25T14:59:41.733Z" w16du:dateUtc="2024-05-25T14:59:41.733Z" w:id="796436462"/>
        </w:rPr>
      </w:pPr>
    </w:p>
    <w:p w:rsidR="0CFF99AD" w:rsidP="0CFF99AD" w:rsidRDefault="0CFF99AD" w14:paraId="6D20F657" w14:textId="12D9A398">
      <w:pPr>
        <w:pStyle w:val="Normal"/>
        <w:rPr>
          <w:del w:author="Aleksa Bozinovic" w:date="2024-05-25T15:25:54.878Z" w16du:dateUtc="2024-05-25T15:25:54.878Z" w:id="1758569107"/>
        </w:rPr>
      </w:pPr>
    </w:p>
    <w:p w:rsidR="0CFF99AD" w:rsidP="0CFF99AD" w:rsidRDefault="0CFF99AD" w14:paraId="04BE82E3" w14:textId="63AC2800">
      <w:pPr>
        <w:pStyle w:val="Normal"/>
        <w:rPr>
          <w:del w:author="Aleksa Bozinovic" w:date="2024-05-25T14:59:41.398Z" w16du:dateUtc="2024-05-25T14:59:41.398Z" w:id="586104761"/>
        </w:rPr>
      </w:pPr>
    </w:p>
    <w:p w:rsidR="0CFF99AD" w:rsidP="0CFF99AD" w:rsidRDefault="0CFF99AD" w14:paraId="70D22F9F" w14:textId="54C4FA83">
      <w:pPr>
        <w:pStyle w:val="Normal"/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CFF99AD" w:rsidTr="0CFF99AD" w14:paraId="66A3BF88">
        <w:trPr>
          <w:trHeight w:val="300"/>
        </w:trPr>
        <w:tc>
          <w:tcPr>
            <w:tcW w:w="4680" w:type="dxa"/>
            <w:tcMar/>
          </w:tcPr>
          <w:p w:rsidR="576C4C69" w:rsidP="0CFF99AD" w:rsidRDefault="576C4C69" w14:paraId="35C52089" w14:textId="1A77BA05">
            <w:pPr>
              <w:pStyle w:val="Normal"/>
            </w:pPr>
            <w:r w:rsidR="576C4C69">
              <w:rPr/>
              <w:t>Student:</w:t>
            </w:r>
          </w:p>
        </w:tc>
        <w:tc>
          <w:tcPr>
            <w:tcW w:w="4680" w:type="dxa"/>
            <w:tcMar/>
          </w:tcPr>
          <w:p w:rsidR="576C4C69" w:rsidP="0CFF99AD" w:rsidRDefault="576C4C69" w14:paraId="6193FF46" w14:textId="0229B4C2">
            <w:pPr>
              <w:pStyle w:val="Normal"/>
              <w:jc w:val="right"/>
            </w:pPr>
            <w:r w:rsidR="576C4C69">
              <w:rPr/>
              <w:t>Mentori</w:t>
            </w:r>
            <w:r w:rsidR="576C4C69">
              <w:rPr/>
              <w:t>:</w:t>
            </w:r>
          </w:p>
        </w:tc>
      </w:tr>
      <w:tr w:rsidR="0CFF99AD" w:rsidTr="0CFF99AD" w14:paraId="58BDE4E2">
        <w:trPr>
          <w:trHeight w:val="300"/>
        </w:trPr>
        <w:tc>
          <w:tcPr>
            <w:tcW w:w="4680" w:type="dxa"/>
            <w:tcMar/>
          </w:tcPr>
          <w:p w:rsidR="576C4C69" w:rsidP="0CFF99AD" w:rsidRDefault="576C4C69" w14:paraId="5621CC5D" w14:textId="28457457">
            <w:pPr>
              <w:pStyle w:val="Normal"/>
            </w:pPr>
            <w:r w:rsidR="576C4C69">
              <w:rPr/>
              <w:t>Aleksa Bo</w:t>
            </w:r>
            <w:r w:rsidR="5579DD12">
              <w:rPr/>
              <w:t>žinović 29-2021</w:t>
            </w:r>
          </w:p>
        </w:tc>
        <w:tc>
          <w:tcPr>
            <w:tcW w:w="4680" w:type="dxa"/>
            <w:tcMar/>
          </w:tcPr>
          <w:p w:rsidR="576C4C69" w:rsidP="0CFF99AD" w:rsidRDefault="576C4C69" w14:paraId="0252EDDE" w14:textId="2025A140">
            <w:pPr>
              <w:pStyle w:val="Normal"/>
              <w:jc w:val="right"/>
            </w:pPr>
            <w:r w:rsidR="576C4C69">
              <w:rPr/>
              <w:t>Profesor</w:t>
            </w:r>
            <w:r w:rsidR="576C4C69">
              <w:rPr/>
              <w:t xml:space="preserve"> Nenad </w:t>
            </w:r>
            <w:r w:rsidR="576C4C69">
              <w:rPr/>
              <w:t>Stefanovi</w:t>
            </w:r>
            <w:r w:rsidR="1E692902">
              <w:rPr/>
              <w:t>ć</w:t>
            </w:r>
          </w:p>
        </w:tc>
      </w:tr>
      <w:tr w:rsidR="0CFF99AD" w:rsidTr="0CFF99AD" w14:paraId="5DF2422C">
        <w:trPr>
          <w:trHeight w:val="300"/>
        </w:trPr>
        <w:tc>
          <w:tcPr>
            <w:tcW w:w="4680" w:type="dxa"/>
            <w:tcMar/>
          </w:tcPr>
          <w:p w:rsidR="0CFF99AD" w:rsidP="0CFF99AD" w:rsidRDefault="0CFF99AD" w14:paraId="771548D5" w14:textId="32979C0D">
            <w:pPr>
              <w:pStyle w:val="Normal"/>
            </w:pPr>
          </w:p>
        </w:tc>
        <w:tc>
          <w:tcPr>
            <w:tcW w:w="4680" w:type="dxa"/>
            <w:tcMar/>
          </w:tcPr>
          <w:p w:rsidR="4ABEDF62" w:rsidP="0CFF99AD" w:rsidRDefault="4ABEDF62" w14:paraId="04E496E0" w14:textId="14A4A31B">
            <w:pPr>
              <w:pStyle w:val="Normal"/>
              <w:jc w:val="right"/>
            </w:pPr>
            <w:r w:rsidR="4ABEDF62">
              <w:rPr/>
              <w:t>Asistent</w:t>
            </w:r>
            <w:r w:rsidR="4ABEDF62">
              <w:rPr/>
              <w:t xml:space="preserve"> Andrijana </w:t>
            </w:r>
            <w:r w:rsidR="4ABEDF62">
              <w:rPr/>
              <w:t>Gaborović</w:t>
            </w:r>
          </w:p>
        </w:tc>
      </w:tr>
    </w:tbl>
    <w:p w:rsidR="0CFF99AD" w:rsidP="0CFF99AD" w:rsidRDefault="0CFF99AD" w14:paraId="75DDB29E" w14:textId="53B34A8D">
      <w:pPr>
        <w:pStyle w:val="Normal"/>
        <w:rPr>
          <w:ins w:author="Aleksa Bozinovic" w:date="2024-05-25T15:32:09.205Z" w16du:dateUtc="2024-05-25T15:32:09.205Z" w:id="1001895136"/>
        </w:rPr>
      </w:pPr>
    </w:p>
    <w:p w:rsidR="0CFF99AD" w:rsidP="0CFF99AD" w:rsidRDefault="0CFF99AD" w14:paraId="134E4F33" w14:textId="136EF7C1">
      <w:pPr>
        <w:pStyle w:val="Normal"/>
        <w:rPr>
          <w:ins w:author="Aleksa Bozinovic" w:date="2024-05-25T15:32:09.516Z" w16du:dateUtc="2024-05-25T15:32:09.516Z" w:id="1824924997"/>
        </w:rPr>
      </w:pPr>
    </w:p>
    <w:p w:rsidR="0CFF99AD" w:rsidP="0CFF99AD" w:rsidRDefault="0CFF99AD" w14:paraId="0BA1A743" w14:textId="1F4FF036">
      <w:pPr>
        <w:pStyle w:val="Normal"/>
        <w:rPr>
          <w:ins w:author="Aleksa Bozinovic" w:date="2024-05-25T15:32:09.684Z" w16du:dateUtc="2024-05-25T15:32:09.684Z" w:id="890964475"/>
        </w:rPr>
      </w:pPr>
    </w:p>
    <w:p w:rsidR="0CFF99AD" w:rsidP="0CFF99AD" w:rsidRDefault="0CFF99AD" w14:paraId="42352BF4" w14:textId="37B8ACEA">
      <w:pPr>
        <w:pStyle w:val="Normal"/>
        <w:rPr>
          <w:ins w:author="Aleksa Bozinovic" w:date="2024-05-25T15:32:09.844Z" w16du:dateUtc="2024-05-25T15:32:09.844Z" w:id="831822539"/>
        </w:rPr>
      </w:pPr>
    </w:p>
    <w:p w:rsidR="0CFF99AD" w:rsidP="0CFF99AD" w:rsidRDefault="0CFF99AD" w14:paraId="77CBE9D8" w14:textId="17118331">
      <w:pPr>
        <w:pStyle w:val="Normal"/>
        <w:rPr>
          <w:ins w:author="Aleksa Bozinovic" w:date="2024-05-25T15:32:09.964Z" w16du:dateUtc="2024-05-25T15:32:09.964Z" w:id="1364617104"/>
        </w:rPr>
      </w:pPr>
    </w:p>
    <w:p w:rsidR="0CFF99AD" w:rsidP="0CFF99AD" w:rsidRDefault="0CFF99AD" w14:paraId="5F0E7605" w14:textId="4AFC41E0">
      <w:pPr>
        <w:pStyle w:val="Normal"/>
        <w:rPr>
          <w:ins w:author="Aleksa Bozinovic" w:date="2024-05-25T15:32:10.14Z" w16du:dateUtc="2024-05-25T15:32:10.14Z" w:id="387053411"/>
        </w:rPr>
      </w:pPr>
    </w:p>
    <w:p w:rsidR="0CFF99AD" w:rsidP="0CFF99AD" w:rsidRDefault="0CFF99AD" w14:paraId="31DDE25F" w14:textId="75534B3A">
      <w:pPr>
        <w:pStyle w:val="Normal"/>
      </w:pPr>
    </w:p>
    <w:sdt>
      <w:sdtPr>
        <w:id w:val="1478485573"/>
        <w:docPartObj>
          <w:docPartGallery w:val="Table of Contents"/>
          <w:docPartUnique/>
        </w:docPartObj>
      </w:sdtPr>
      <w:sdtContent>
        <w:p w:rsidR="0CFF99AD" w:rsidP="0CFF99AD" w:rsidRDefault="0CFF99AD" w14:paraId="7D65684F" w14:textId="5BBEE92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178Z">
              <w:pPr>
                <w:bidi w:val="0"/>
              </w:pPr>
            </w:pPrChange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159739976">
            <w:r w:rsidRPr="0CFF99AD" w:rsidR="0CFF99AD">
              <w:rPr>
                <w:rStyle w:val="Hyperlink"/>
              </w:rPr>
              <w:t>Definicija E-uprave</w:t>
            </w:r>
            <w:ins w:author="Aleksa Bozinovic" w:date="2024-05-25T15:35:00.177Z" w:id="625399283">
              <w:r>
                <w:tab/>
              </w:r>
            </w:ins>
            <w:r>
              <w:fldChar w:fldCharType="begin"/>
            </w:r>
            <w:r>
              <w:instrText xml:space="preserve">PAGEREF _Toc1159739976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CFF99AD" w:rsidP="0CFF99AD" w:rsidRDefault="0CFF99AD" w14:paraId="04160CAA" w14:textId="49BEA73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182Z">
              <w:pPr>
                <w:bidi w:val="0"/>
              </w:pPr>
            </w:pPrChange>
          </w:pPr>
          <w:hyperlink w:anchor="_Toc1746351621">
            <w:r w:rsidRPr="0CFF99AD" w:rsidR="0CFF99AD">
              <w:rPr>
                <w:rStyle w:val="Hyperlink"/>
              </w:rPr>
              <w:t>Ciljevi E-uprave</w:t>
            </w:r>
            <w:ins w:author="Aleksa Bozinovic" w:date="2024-05-25T15:35:00.181Z" w:id="1045099806">
              <w:r>
                <w:tab/>
              </w:r>
            </w:ins>
            <w:r>
              <w:fldChar w:fldCharType="begin"/>
            </w:r>
            <w:r>
              <w:instrText xml:space="preserve">PAGEREF _Toc1746351621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CFF99AD" w:rsidP="0CFF99AD" w:rsidRDefault="0CFF99AD" w14:paraId="60CDDE4C" w14:textId="22A1A9C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185Z">
              <w:pPr>
                <w:bidi w:val="0"/>
              </w:pPr>
            </w:pPrChange>
          </w:pPr>
          <w:hyperlink w:anchor="_Toc1147012003">
            <w:r w:rsidRPr="0CFF99AD" w:rsidR="0CFF99AD">
              <w:rPr>
                <w:rStyle w:val="Hyperlink"/>
              </w:rPr>
              <w:t>Istorija E-uprave</w:t>
            </w:r>
            <w:ins w:author="Aleksa Bozinovic" w:date="2024-05-25T15:35:00.185Z" w:id="657326381">
              <w:r>
                <w:tab/>
              </w:r>
            </w:ins>
            <w:r>
              <w:fldChar w:fldCharType="begin"/>
            </w:r>
            <w:r>
              <w:instrText xml:space="preserve">PAGEREF _Toc1147012003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CFF99AD" w:rsidP="0CFF99AD" w:rsidRDefault="0CFF99AD" w14:paraId="55FDB9D2" w14:textId="11766E5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189Z">
              <w:pPr>
                <w:bidi w:val="0"/>
              </w:pPr>
            </w:pPrChange>
          </w:pPr>
          <w:hyperlink w:anchor="_Toc1368990580">
            <w:r w:rsidRPr="0CFF99AD" w:rsidR="0CFF99AD">
              <w:rPr>
                <w:rStyle w:val="Hyperlink"/>
              </w:rPr>
              <w:t>1990-e – Decenija digitalna svest i prvi koraci</w:t>
            </w:r>
            <w:ins w:author="Aleksa Bozinovic" w:date="2024-05-25T15:35:00.188Z" w:id="332988455">
              <w:r>
                <w:tab/>
              </w:r>
            </w:ins>
            <w:r>
              <w:fldChar w:fldCharType="begin"/>
            </w:r>
            <w:r>
              <w:instrText xml:space="preserve">PAGEREF _Toc1368990580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CFF99AD" w:rsidP="0CFF99AD" w:rsidRDefault="0CFF99AD" w14:paraId="499DD3B5" w14:textId="5D6DC53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193Z">
              <w:pPr>
                <w:bidi w:val="0"/>
              </w:pPr>
            </w:pPrChange>
          </w:pPr>
          <w:hyperlink w:anchor="_Toc1145616696">
            <w:r w:rsidRPr="0CFF99AD" w:rsidR="0CFF99AD">
              <w:rPr>
                <w:rStyle w:val="Hyperlink"/>
              </w:rPr>
              <w:t>2000-e – Decenija međuinstitucionalne povezanosti</w:t>
            </w:r>
            <w:ins w:author="Aleksa Bozinovic" w:date="2024-05-25T15:35:00.191Z" w:id="2052109119">
              <w:r>
                <w:tab/>
              </w:r>
            </w:ins>
            <w:r>
              <w:fldChar w:fldCharType="begin"/>
            </w:r>
            <w:r>
              <w:instrText xml:space="preserve">PAGEREF _Toc1145616696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CFF99AD" w:rsidP="0CFF99AD" w:rsidRDefault="0CFF99AD" w14:paraId="605EF197" w14:textId="03175B6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197Z">
              <w:pPr>
                <w:bidi w:val="0"/>
              </w:pPr>
            </w:pPrChange>
          </w:pPr>
          <w:hyperlink w:anchor="_Toc1440449630">
            <w:r w:rsidRPr="0CFF99AD" w:rsidR="0CFF99AD">
              <w:rPr>
                <w:rStyle w:val="Hyperlink"/>
              </w:rPr>
              <w:t>2010-e - Decenija usluga usresređenih na građane</w:t>
            </w:r>
            <w:ins w:author="Aleksa Bozinovic" w:date="2024-05-25T15:35:00.196Z" w:id="852018537">
              <w:r>
                <w:tab/>
              </w:r>
            </w:ins>
            <w:r>
              <w:fldChar w:fldCharType="begin"/>
            </w:r>
            <w:r>
              <w:instrText xml:space="preserve">PAGEREF _Toc1440449630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CFF99AD" w:rsidP="0CFF99AD" w:rsidRDefault="0CFF99AD" w14:paraId="35E4D163" w14:textId="0D82EE9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Z">
              <w:pPr>
                <w:bidi w:val="0"/>
              </w:pPr>
            </w:pPrChange>
          </w:pPr>
          <w:hyperlink w:anchor="_Toc1123901686">
            <w:r w:rsidRPr="0CFF99AD" w:rsidR="0CFF99AD">
              <w:rPr>
                <w:rStyle w:val="Hyperlink"/>
              </w:rPr>
              <w:t>2020-e – Decenija gde će trendovi u E-upravu uticati na društvo u celini</w:t>
            </w:r>
            <w:ins w:author="Aleksa Bozinovic" w:date="2024-05-25T15:35:00.199Z" w:id="558608642">
              <w:r>
                <w:tab/>
              </w:r>
            </w:ins>
            <w:r>
              <w:fldChar w:fldCharType="begin"/>
            </w:r>
            <w:r>
              <w:instrText xml:space="preserve">PAGEREF _Toc1123901686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CFF99AD" w:rsidP="0CFF99AD" w:rsidRDefault="0CFF99AD" w14:paraId="4A1D9CE3" w14:textId="22FD284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05Z">
              <w:pPr>
                <w:bidi w:val="0"/>
              </w:pPr>
            </w:pPrChange>
          </w:pPr>
          <w:hyperlink w:anchor="_Toc31469934">
            <w:r w:rsidRPr="0CFF99AD" w:rsidR="0CFF99AD">
              <w:rPr>
                <w:rStyle w:val="Hyperlink"/>
              </w:rPr>
              <w:t>Tipovi E-uprava</w:t>
            </w:r>
            <w:ins w:author="Aleksa Bozinovic" w:date="2024-05-25T15:35:00.203Z" w:id="98298548">
              <w:r>
                <w:tab/>
              </w:r>
            </w:ins>
            <w:r>
              <w:fldChar w:fldCharType="begin"/>
            </w:r>
            <w:r>
              <w:instrText xml:space="preserve">PAGEREF _Toc31469934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CFF99AD" w:rsidP="0CFF99AD" w:rsidRDefault="0CFF99AD" w14:paraId="4AAA46D3" w14:textId="6E8DF5A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09Z">
              <w:pPr>
                <w:bidi w:val="0"/>
              </w:pPr>
            </w:pPrChange>
          </w:pPr>
          <w:hyperlink w:anchor="_Toc1520707404">
            <w:r w:rsidRPr="0CFF99AD" w:rsidR="0CFF99AD">
              <w:rPr>
                <w:rStyle w:val="Hyperlink"/>
              </w:rPr>
              <w:t>G2C – Government to Citizens</w:t>
            </w:r>
            <w:ins w:author="Aleksa Bozinovic" w:date="2024-05-25T15:35:00.208Z" w:id="1146875861">
              <w:r>
                <w:tab/>
              </w:r>
            </w:ins>
            <w:r>
              <w:fldChar w:fldCharType="begin"/>
            </w:r>
            <w:r>
              <w:instrText xml:space="preserve">PAGEREF _Toc1520707404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CFF99AD" w:rsidP="0CFF99AD" w:rsidRDefault="0CFF99AD" w14:paraId="3B938683" w14:textId="4C218F9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12Z">
              <w:pPr>
                <w:bidi w:val="0"/>
              </w:pPr>
            </w:pPrChange>
          </w:pPr>
          <w:hyperlink w:anchor="_Toc1886299763">
            <w:r w:rsidRPr="0CFF99AD" w:rsidR="0CFF99AD">
              <w:rPr>
                <w:rStyle w:val="Hyperlink"/>
              </w:rPr>
              <w:t>G2B – Government to Business</w:t>
            </w:r>
            <w:ins w:author="Aleksa Bozinovic" w:date="2024-05-25T15:35:00.211Z" w:id="1245488976">
              <w:r>
                <w:tab/>
              </w:r>
            </w:ins>
            <w:r>
              <w:fldChar w:fldCharType="begin"/>
            </w:r>
            <w:r>
              <w:instrText xml:space="preserve">PAGEREF _Toc1886299763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CFF99AD" w:rsidP="0CFF99AD" w:rsidRDefault="0CFF99AD" w14:paraId="6FFCB703" w14:textId="617B1E1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15Z">
              <w:pPr>
                <w:bidi w:val="0"/>
              </w:pPr>
            </w:pPrChange>
          </w:pPr>
          <w:hyperlink w:anchor="_Toc1682365313">
            <w:r w:rsidRPr="0CFF99AD" w:rsidR="0CFF99AD">
              <w:rPr>
                <w:rStyle w:val="Hyperlink"/>
              </w:rPr>
              <w:t>G2E – Government to Employees</w:t>
            </w:r>
            <w:ins w:author="Aleksa Bozinovic" w:date="2024-05-25T15:35:00.214Z" w:id="1807862402">
              <w:r>
                <w:tab/>
              </w:r>
            </w:ins>
            <w:r>
              <w:fldChar w:fldCharType="begin"/>
            </w:r>
            <w:r>
              <w:instrText xml:space="preserve">PAGEREF _Toc1682365313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CFF99AD" w:rsidP="0CFF99AD" w:rsidRDefault="0CFF99AD" w14:paraId="597BB0D9" w14:textId="0F1623E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18Z">
              <w:pPr>
                <w:bidi w:val="0"/>
              </w:pPr>
            </w:pPrChange>
          </w:pPr>
          <w:hyperlink w:anchor="_Toc124613373">
            <w:r w:rsidRPr="0CFF99AD" w:rsidR="0CFF99AD">
              <w:rPr>
                <w:rStyle w:val="Hyperlink"/>
              </w:rPr>
              <w:t>G2G – Government to Government</w:t>
            </w:r>
            <w:ins w:author="Aleksa Bozinovic" w:date="2024-05-25T15:35:00.218Z" w:id="807641935">
              <w:r>
                <w:tab/>
              </w:r>
            </w:ins>
            <w:r>
              <w:fldChar w:fldCharType="begin"/>
            </w:r>
            <w:r>
              <w:instrText xml:space="preserve">PAGEREF _Toc124613373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CFF99AD" w:rsidP="0CFF99AD" w:rsidRDefault="0CFF99AD" w14:paraId="408FB1C2" w14:textId="4247BE5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22Z">
              <w:pPr>
                <w:bidi w:val="0"/>
              </w:pPr>
            </w:pPrChange>
          </w:pPr>
          <w:hyperlink w:anchor="_Toc321757201">
            <w:r w:rsidRPr="0CFF99AD" w:rsidR="0CFF99AD">
              <w:rPr>
                <w:rStyle w:val="Hyperlink"/>
              </w:rPr>
              <w:t>Servisi za građane</w:t>
            </w:r>
            <w:ins w:author="Aleksa Bozinovic" w:date="2024-05-25T15:35:00.221Z" w:id="476461685">
              <w:r>
                <w:tab/>
              </w:r>
            </w:ins>
            <w:r>
              <w:fldChar w:fldCharType="begin"/>
            </w:r>
            <w:r>
              <w:instrText xml:space="preserve">PAGEREF _Toc321757201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CFF99AD" w:rsidP="0CFF99AD" w:rsidRDefault="0CFF99AD" w14:paraId="05010758" w14:textId="13607B6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25Z">
              <w:pPr>
                <w:bidi w:val="0"/>
              </w:pPr>
            </w:pPrChange>
          </w:pPr>
          <w:hyperlink w:anchor="_Toc9347145">
            <w:r w:rsidRPr="0CFF99AD" w:rsidR="0CFF99AD">
              <w:rPr>
                <w:rStyle w:val="Hyperlink"/>
              </w:rPr>
              <w:t>Servisi za preduzeća</w:t>
            </w:r>
            <w:ins w:author="Aleksa Bozinovic" w:date="2024-05-25T15:35:00.224Z" w:id="1980073603">
              <w:r>
                <w:tab/>
              </w:r>
            </w:ins>
            <w:r>
              <w:fldChar w:fldCharType="begin"/>
            </w:r>
            <w:r>
              <w:instrText xml:space="preserve">PAGEREF _Toc9347145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CFF99AD" w:rsidP="0CFF99AD" w:rsidRDefault="0CFF99AD" w14:paraId="1E40B601" w14:textId="4815C53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28Z">
              <w:pPr>
                <w:bidi w:val="0"/>
              </w:pPr>
            </w:pPrChange>
          </w:pPr>
          <w:hyperlink w:anchor="_Toc810744931">
            <w:r w:rsidRPr="0CFF99AD" w:rsidR="0CFF99AD">
              <w:rPr>
                <w:rStyle w:val="Hyperlink"/>
              </w:rPr>
              <w:t>Prednosti i mane uvođenja E-uprave</w:t>
            </w:r>
            <w:ins w:author="Aleksa Bozinovic" w:date="2024-05-25T15:35:00.227Z" w:id="1933658117">
              <w:r>
                <w:tab/>
              </w:r>
            </w:ins>
            <w:r>
              <w:fldChar w:fldCharType="begin"/>
            </w:r>
            <w:r>
              <w:instrText xml:space="preserve">PAGEREF _Toc810744931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CFF99AD" w:rsidP="0CFF99AD" w:rsidRDefault="0CFF99AD" w14:paraId="32E5D8D8" w14:textId="3F5E147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31Z">
              <w:pPr>
                <w:bidi w:val="0"/>
              </w:pPr>
            </w:pPrChange>
          </w:pPr>
          <w:hyperlink w:anchor="_Toc342000863">
            <w:r w:rsidRPr="0CFF99AD" w:rsidR="0CFF99AD">
              <w:rPr>
                <w:rStyle w:val="Hyperlink"/>
              </w:rPr>
              <w:t>Prednosti</w:t>
            </w:r>
            <w:ins w:author="Aleksa Bozinovic" w:date="2024-05-25T15:35:00.23Z" w:id="110396286">
              <w:r>
                <w:tab/>
              </w:r>
            </w:ins>
            <w:r>
              <w:fldChar w:fldCharType="begin"/>
            </w:r>
            <w:r>
              <w:instrText xml:space="preserve">PAGEREF _Toc342000863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CFF99AD" w:rsidP="0CFF99AD" w:rsidRDefault="0CFF99AD" w14:paraId="6E901801" w14:textId="4A8CB14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33Z">
              <w:pPr>
                <w:bidi w:val="0"/>
              </w:pPr>
            </w:pPrChange>
          </w:pPr>
          <w:hyperlink w:anchor="_Toc600284609">
            <w:r w:rsidRPr="0CFF99AD" w:rsidR="0CFF99AD">
              <w:rPr>
                <w:rStyle w:val="Hyperlink"/>
              </w:rPr>
              <w:t>Mane</w:t>
            </w:r>
            <w:ins w:author="Aleksa Bozinovic" w:date="2024-05-25T15:35:00.233Z" w:id="303396931">
              <w:r>
                <w:tab/>
              </w:r>
            </w:ins>
            <w:r>
              <w:fldChar w:fldCharType="begin"/>
            </w:r>
            <w:r>
              <w:instrText xml:space="preserve">PAGEREF _Toc600284609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CFF99AD" w:rsidP="0CFF99AD" w:rsidRDefault="0CFF99AD" w14:paraId="074337E9" w14:textId="2C1247B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36Z">
              <w:pPr>
                <w:bidi w:val="0"/>
              </w:pPr>
            </w:pPrChange>
          </w:pPr>
          <w:hyperlink w:anchor="_Toc103969692">
            <w:r w:rsidRPr="0CFF99AD" w:rsidR="0CFF99AD">
              <w:rPr>
                <w:rStyle w:val="Hyperlink"/>
              </w:rPr>
              <w:t>Nivoi elektronske administracije</w:t>
            </w:r>
            <w:ins w:author="Aleksa Bozinovic" w:date="2024-05-25T15:35:00.235Z" w:id="1727195375">
              <w:r>
                <w:tab/>
              </w:r>
            </w:ins>
            <w:r>
              <w:fldChar w:fldCharType="begin"/>
            </w:r>
            <w:r>
              <w:instrText xml:space="preserve">PAGEREF _Toc103969692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CFF99AD" w:rsidP="0CFF99AD" w:rsidRDefault="0CFF99AD" w14:paraId="7E6C5FAB" w14:textId="7F76ADC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39Z">
              <w:pPr>
                <w:bidi w:val="0"/>
              </w:pPr>
            </w:pPrChange>
          </w:pPr>
          <w:hyperlink w:anchor="_Toc355510697">
            <w:r w:rsidRPr="0CFF99AD" w:rsidR="0CFF99AD">
              <w:rPr>
                <w:rStyle w:val="Hyperlink"/>
              </w:rPr>
              <w:t>Nulti nivo</w:t>
            </w:r>
            <w:ins w:author="Aleksa Bozinovic" w:date="2024-05-25T15:35:00.238Z" w:id="1825207011">
              <w:r>
                <w:tab/>
              </w:r>
            </w:ins>
            <w:r>
              <w:fldChar w:fldCharType="begin"/>
            </w:r>
            <w:r>
              <w:instrText xml:space="preserve">PAGEREF _Toc355510697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CFF99AD" w:rsidP="0CFF99AD" w:rsidRDefault="0CFF99AD" w14:paraId="38231301" w14:textId="7C47E6A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42Z">
              <w:pPr>
                <w:bidi w:val="0"/>
              </w:pPr>
            </w:pPrChange>
          </w:pPr>
          <w:hyperlink w:anchor="_Toc1279493746">
            <w:r w:rsidRPr="0CFF99AD" w:rsidR="0CFF99AD">
              <w:rPr>
                <w:rStyle w:val="Hyperlink"/>
              </w:rPr>
              <w:t>Prvi nivo</w:t>
            </w:r>
            <w:ins w:author="Aleksa Bozinovic" w:date="2024-05-25T15:35:00.241Z" w:id="344568755">
              <w:r>
                <w:tab/>
              </w:r>
            </w:ins>
            <w:r>
              <w:fldChar w:fldCharType="begin"/>
            </w:r>
            <w:r>
              <w:instrText xml:space="preserve">PAGEREF _Toc1279493746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CFF99AD" w:rsidP="0CFF99AD" w:rsidRDefault="0CFF99AD" w14:paraId="589FBD99" w14:textId="4976A3F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44Z">
              <w:pPr>
                <w:bidi w:val="0"/>
              </w:pPr>
            </w:pPrChange>
          </w:pPr>
          <w:hyperlink w:anchor="_Toc739564719">
            <w:r w:rsidRPr="0CFF99AD" w:rsidR="0CFF99AD">
              <w:rPr>
                <w:rStyle w:val="Hyperlink"/>
              </w:rPr>
              <w:t>Drugi nivo</w:t>
            </w:r>
            <w:ins w:author="Aleksa Bozinovic" w:date="2024-05-25T15:35:00.244Z" w:id="921499515">
              <w:r>
                <w:tab/>
              </w:r>
            </w:ins>
            <w:r>
              <w:fldChar w:fldCharType="begin"/>
            </w:r>
            <w:r>
              <w:instrText xml:space="preserve">PAGEREF _Toc739564719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CFF99AD" w:rsidP="0CFF99AD" w:rsidRDefault="0CFF99AD" w14:paraId="05AB993B" w14:textId="4716085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47Z">
              <w:pPr>
                <w:bidi w:val="0"/>
              </w:pPr>
            </w:pPrChange>
          </w:pPr>
          <w:hyperlink w:anchor="_Toc250750928">
            <w:r w:rsidRPr="0CFF99AD" w:rsidR="0CFF99AD">
              <w:rPr>
                <w:rStyle w:val="Hyperlink"/>
              </w:rPr>
              <w:t>Treći nivo</w:t>
            </w:r>
            <w:ins w:author="Aleksa Bozinovic" w:date="2024-05-25T15:35:00.246Z" w:id="2045923646">
              <w:r>
                <w:tab/>
              </w:r>
            </w:ins>
            <w:r>
              <w:fldChar w:fldCharType="begin"/>
            </w:r>
            <w:r>
              <w:instrText xml:space="preserve">PAGEREF _Toc250750928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CFF99AD" w:rsidP="0CFF99AD" w:rsidRDefault="0CFF99AD" w14:paraId="52B1EDF8" w14:textId="39FED97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5Z">
              <w:pPr>
                <w:bidi w:val="0"/>
              </w:pPr>
            </w:pPrChange>
          </w:pPr>
          <w:hyperlink w:anchor="_Toc2084340170">
            <w:r w:rsidRPr="0CFF99AD" w:rsidR="0CFF99AD">
              <w:rPr>
                <w:rStyle w:val="Hyperlink"/>
              </w:rPr>
              <w:t>Četvrti nivo</w:t>
            </w:r>
            <w:ins w:author="Aleksa Bozinovic" w:date="2024-05-25T15:35:00.25Z" w:id="38945938">
              <w:r>
                <w:tab/>
              </w:r>
            </w:ins>
            <w:r>
              <w:fldChar w:fldCharType="begin"/>
            </w:r>
            <w:r>
              <w:instrText xml:space="preserve">PAGEREF _Toc2084340170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CFF99AD" w:rsidP="0CFF99AD" w:rsidRDefault="0CFF99AD" w14:paraId="7BECA4AD" w14:textId="32C529C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54Z">
              <w:pPr>
                <w:bidi w:val="0"/>
              </w:pPr>
            </w:pPrChange>
          </w:pPr>
          <w:hyperlink w:anchor="_Toc182587837">
            <w:r w:rsidRPr="0CFF99AD" w:rsidR="0CFF99AD">
              <w:rPr>
                <w:rStyle w:val="Hyperlink"/>
              </w:rPr>
              <w:t>Peti nivo</w:t>
            </w:r>
            <w:ins w:author="Aleksa Bozinovic" w:date="2024-05-25T15:35:00.254Z" w:id="1530755756">
              <w:r>
                <w:tab/>
              </w:r>
            </w:ins>
            <w:r>
              <w:fldChar w:fldCharType="begin"/>
            </w:r>
            <w:r>
              <w:instrText xml:space="preserve">PAGEREF _Toc182587837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CFF99AD" w:rsidP="0CFF99AD" w:rsidRDefault="0CFF99AD" w14:paraId="4A772322" w14:textId="43950CB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57Z">
              <w:pPr>
                <w:bidi w:val="0"/>
              </w:pPr>
            </w:pPrChange>
          </w:pPr>
          <w:hyperlink w:anchor="_Toc1636573508">
            <w:r w:rsidRPr="0CFF99AD" w:rsidR="0CFF99AD">
              <w:rPr>
                <w:rStyle w:val="Hyperlink"/>
              </w:rPr>
              <w:t>Arhitektura sistema E-uprave</w:t>
            </w:r>
            <w:ins w:author="Aleksa Bozinovic" w:date="2024-05-25T15:35:00.256Z" w:id="1741531077">
              <w:r>
                <w:tab/>
              </w:r>
            </w:ins>
            <w:r>
              <w:fldChar w:fldCharType="begin"/>
            </w:r>
            <w:r>
              <w:instrText xml:space="preserve">PAGEREF _Toc1636573508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CFF99AD" w:rsidP="0CFF99AD" w:rsidRDefault="0CFF99AD" w14:paraId="59CEE188" w14:textId="65DF0B4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59Z">
              <w:pPr>
                <w:bidi w:val="0"/>
              </w:pPr>
            </w:pPrChange>
          </w:pPr>
          <w:hyperlink w:anchor="_Toc391693843">
            <w:r w:rsidRPr="0CFF99AD" w:rsidR="0CFF99AD">
              <w:rPr>
                <w:rStyle w:val="Hyperlink"/>
              </w:rPr>
              <w:t>Sloj pristupa</w:t>
            </w:r>
            <w:ins w:author="Aleksa Bozinovic" w:date="2024-05-25T15:35:00.259Z" w:id="217741243">
              <w:r>
                <w:tab/>
              </w:r>
            </w:ins>
            <w:r>
              <w:fldChar w:fldCharType="begin"/>
            </w:r>
            <w:r>
              <w:instrText xml:space="preserve">PAGEREF _Toc391693843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CFF99AD" w:rsidP="0CFF99AD" w:rsidRDefault="0CFF99AD" w14:paraId="49B84721" w14:textId="70B2901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62Z">
              <w:pPr>
                <w:bidi w:val="0"/>
              </w:pPr>
            </w:pPrChange>
          </w:pPr>
          <w:hyperlink w:anchor="_Toc140242634">
            <w:r w:rsidRPr="0CFF99AD" w:rsidR="0CFF99AD">
              <w:rPr>
                <w:rStyle w:val="Hyperlink"/>
              </w:rPr>
              <w:t>Sloj e-uprave</w:t>
            </w:r>
            <w:ins w:author="Aleksa Bozinovic" w:date="2024-05-25T15:35:00.261Z" w:id="156804759">
              <w:r>
                <w:tab/>
              </w:r>
            </w:ins>
            <w:r>
              <w:fldChar w:fldCharType="begin"/>
            </w:r>
            <w:r>
              <w:instrText xml:space="preserve">PAGEREF _Toc140242634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CFF99AD" w:rsidP="0CFF99AD" w:rsidRDefault="0CFF99AD" w14:paraId="25F341DA" w14:textId="34DDAAE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64Z">
              <w:pPr>
                <w:bidi w:val="0"/>
              </w:pPr>
            </w:pPrChange>
          </w:pPr>
          <w:hyperlink w:anchor="_Toc180427745">
            <w:r w:rsidRPr="0CFF99AD" w:rsidR="0CFF99AD">
              <w:rPr>
                <w:rStyle w:val="Hyperlink"/>
              </w:rPr>
              <w:t>Sloj e-poslovanja</w:t>
            </w:r>
            <w:ins w:author="Aleksa Bozinovic" w:date="2024-05-25T15:35:00.264Z" w:id="350260085">
              <w:r>
                <w:tab/>
              </w:r>
            </w:ins>
            <w:r>
              <w:fldChar w:fldCharType="begin"/>
            </w:r>
            <w:r>
              <w:instrText xml:space="preserve">PAGEREF _Toc180427745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CFF99AD" w:rsidP="0CFF99AD" w:rsidRDefault="0CFF99AD" w14:paraId="63B02643" w14:textId="0674F90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68Z">
              <w:pPr>
                <w:bidi w:val="0"/>
              </w:pPr>
            </w:pPrChange>
          </w:pPr>
          <w:hyperlink w:anchor="_Toc1098143631">
            <w:r w:rsidRPr="0CFF99AD" w:rsidR="0CFF99AD">
              <w:rPr>
                <w:rStyle w:val="Hyperlink"/>
              </w:rPr>
              <w:t>Sloj infrastrukture</w:t>
            </w:r>
            <w:ins w:author="Aleksa Bozinovic" w:date="2024-05-25T15:35:00.267Z" w:id="2127715773">
              <w:r>
                <w:tab/>
              </w:r>
            </w:ins>
            <w:r>
              <w:fldChar w:fldCharType="begin"/>
            </w:r>
            <w:r>
              <w:instrText xml:space="preserve">PAGEREF _Toc1098143631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CFF99AD" w:rsidP="0CFF99AD" w:rsidRDefault="0CFF99AD" w14:paraId="7FEFB541" w14:textId="71870AA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7Z">
              <w:pPr>
                <w:bidi w:val="0"/>
              </w:pPr>
            </w:pPrChange>
          </w:pPr>
          <w:hyperlink w:anchor="_Toc270159146">
            <w:r w:rsidRPr="0CFF99AD" w:rsidR="0CFF99AD">
              <w:rPr>
                <w:rStyle w:val="Hyperlink"/>
              </w:rPr>
              <w:t>Electronic Identity</w:t>
            </w:r>
            <w:ins w:author="Aleksa Bozinovic" w:date="2024-05-25T15:35:00.27Z" w:id="1571235726">
              <w:r>
                <w:tab/>
              </w:r>
            </w:ins>
            <w:r>
              <w:fldChar w:fldCharType="begin"/>
            </w:r>
            <w:r>
              <w:instrText xml:space="preserve">PAGEREF _Toc270159146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CFF99AD" w:rsidP="0CFF99AD" w:rsidRDefault="0CFF99AD" w14:paraId="33253C49" w14:textId="382BDCE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73Z">
              <w:pPr>
                <w:bidi w:val="0"/>
              </w:pPr>
            </w:pPrChange>
          </w:pPr>
          <w:hyperlink w:anchor="_Toc89189088">
            <w:r w:rsidRPr="0CFF99AD" w:rsidR="0CFF99AD">
              <w:rPr>
                <w:rStyle w:val="Hyperlink"/>
              </w:rPr>
              <w:t>Portal e-uprave</w:t>
            </w:r>
            <w:ins w:author="Aleksa Bozinovic" w:date="2024-05-25T15:35:00.272Z" w:id="1358645285">
              <w:r>
                <w:tab/>
              </w:r>
            </w:ins>
            <w:r>
              <w:fldChar w:fldCharType="begin"/>
            </w:r>
            <w:r>
              <w:instrText xml:space="preserve">PAGEREF _Toc89189088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CFF99AD" w:rsidP="0CFF99AD" w:rsidRDefault="0CFF99AD" w14:paraId="6E4EF66E" w14:textId="6ED18C2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76Z">
              <w:pPr>
                <w:bidi w:val="0"/>
              </w:pPr>
            </w:pPrChange>
          </w:pPr>
          <w:hyperlink w:anchor="_Toc418387609">
            <w:r w:rsidRPr="0CFF99AD" w:rsidR="0CFF99AD">
              <w:rPr>
                <w:rStyle w:val="Hyperlink"/>
              </w:rPr>
              <w:t>E-Demokratija</w:t>
            </w:r>
            <w:ins w:author="Aleksa Bozinovic" w:date="2024-05-25T15:35:00.275Z" w:id="1404032917">
              <w:r>
                <w:tab/>
              </w:r>
            </w:ins>
            <w:r>
              <w:fldChar w:fldCharType="begin"/>
            </w:r>
            <w:r>
              <w:instrText xml:space="preserve">PAGEREF _Toc418387609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CFF99AD" w:rsidP="0CFF99AD" w:rsidRDefault="0CFF99AD" w14:paraId="1B53F5B3" w14:textId="7DEAA8C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78Z">
              <w:pPr>
                <w:bidi w:val="0"/>
              </w:pPr>
            </w:pPrChange>
          </w:pPr>
          <w:hyperlink w:anchor="_Toc1151771227">
            <w:r w:rsidRPr="0CFF99AD" w:rsidR="0CFF99AD">
              <w:rPr>
                <w:rStyle w:val="Hyperlink"/>
              </w:rPr>
              <w:t>Alati E-demokratije</w:t>
            </w:r>
            <w:ins w:author="Aleksa Bozinovic" w:date="2024-05-25T15:35:00.278Z" w:id="1932589529">
              <w:r>
                <w:tab/>
              </w:r>
            </w:ins>
            <w:r>
              <w:fldChar w:fldCharType="begin"/>
            </w:r>
            <w:r>
              <w:instrText xml:space="preserve">PAGEREF _Toc1151771227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CFF99AD" w:rsidP="0CFF99AD" w:rsidRDefault="0CFF99AD" w14:paraId="4E57F74B" w14:textId="51E52B4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82Z">
              <w:pPr>
                <w:bidi w:val="0"/>
              </w:pPr>
            </w:pPrChange>
          </w:pPr>
          <w:hyperlink w:anchor="_Toc574147154">
            <w:r w:rsidRPr="0CFF99AD" w:rsidR="0CFF99AD">
              <w:rPr>
                <w:rStyle w:val="Hyperlink"/>
              </w:rPr>
              <w:t>Studija slučaja - Estonija</w:t>
            </w:r>
            <w:ins w:author="Aleksa Bozinovic" w:date="2024-05-25T15:35:00.281Z" w:id="1682349534">
              <w:r>
                <w:tab/>
              </w:r>
            </w:ins>
            <w:r>
              <w:fldChar w:fldCharType="begin"/>
            </w:r>
            <w:r>
              <w:instrText xml:space="preserve">PAGEREF _Toc574147154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CFF99AD" w:rsidP="0CFF99AD" w:rsidRDefault="0CFF99AD" w14:paraId="3C2535B5" w14:textId="7FB3E36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85Z">
              <w:pPr>
                <w:bidi w:val="0"/>
              </w:pPr>
            </w:pPrChange>
          </w:pPr>
          <w:hyperlink w:anchor="_Toc206069503">
            <w:r w:rsidRPr="0CFF99AD" w:rsidR="0CFF99AD">
              <w:rPr>
                <w:rStyle w:val="Hyperlink"/>
              </w:rPr>
              <w:t>Problem digitalizacije</w:t>
            </w:r>
            <w:ins w:author="Aleksa Bozinovic" w:date="2024-05-25T15:35:00.284Z" w:id="1979505483">
              <w:r>
                <w:tab/>
              </w:r>
            </w:ins>
            <w:r>
              <w:fldChar w:fldCharType="begin"/>
            </w:r>
            <w:r>
              <w:instrText xml:space="preserve">PAGEREF _Toc206069503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CFF99AD" w:rsidP="0CFF99AD" w:rsidRDefault="0CFF99AD" w14:paraId="34D7B49B" w14:textId="389CD47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87Z">
              <w:pPr>
                <w:bidi w:val="0"/>
              </w:pPr>
            </w:pPrChange>
          </w:pPr>
          <w:hyperlink w:anchor="_Toc1419480338">
            <w:r w:rsidRPr="0CFF99AD" w:rsidR="0CFF99AD">
              <w:rPr>
                <w:rStyle w:val="Hyperlink"/>
              </w:rPr>
              <w:t>Rešenje</w:t>
            </w:r>
            <w:ins w:author="Aleksa Bozinovic" w:date="2024-05-25T15:35:00.286Z" w:id="2146957759">
              <w:r>
                <w:tab/>
              </w:r>
            </w:ins>
            <w:r>
              <w:fldChar w:fldCharType="begin"/>
            </w:r>
            <w:r>
              <w:instrText xml:space="preserve">PAGEREF _Toc1419480338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CFF99AD" w:rsidP="0CFF99AD" w:rsidRDefault="0CFF99AD" w14:paraId="01645F66" w14:textId="7CE3BDA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  <w:pPrChange w:author="Aleksa Bozinovic" w:date="2024-05-25T15:35:00.289Z">
              <w:pPr>
                <w:bidi w:val="0"/>
              </w:pPr>
            </w:pPrChange>
          </w:pPr>
          <w:hyperlink w:anchor="_Toc984691427">
            <w:r w:rsidRPr="0CFF99AD" w:rsidR="0CFF99AD">
              <w:rPr>
                <w:rStyle w:val="Hyperlink"/>
              </w:rPr>
              <w:t>Literatura</w:t>
            </w:r>
            <w:ins w:author="Aleksa Bozinovic" w:date="2024-05-25T15:35:00.289Z" w:id="894049822">
              <w:r>
                <w:tab/>
              </w:r>
            </w:ins>
            <w:r>
              <w:fldChar w:fldCharType="begin"/>
            </w:r>
            <w:r>
              <w:instrText xml:space="preserve">PAGEREF _Toc984691427 \h</w:instrText>
            </w:r>
            <w:r>
              <w:fldChar w:fldCharType="separate"/>
            </w:r>
            <w:r w:rsidRPr="0CFF99AD" w:rsidR="0CFF99AD">
              <w:rPr>
                <w:rStyle w:val="Hyperlink"/>
              </w:rPr>
              <w:t>13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CFF99AD" w:rsidRDefault="0CFF99AD" w14:paraId="31E94DDF" w14:textId="470F5131">
      <w:r>
        <w:br w:type="page"/>
      </w:r>
    </w:p>
    <w:p w:rsidR="0BA4563F" w:rsidP="0CFF99AD" w:rsidRDefault="0BA4563F" w14:paraId="51937FB9" w14:textId="56EB59E2">
      <w:pPr>
        <w:pStyle w:val="Heading1"/>
      </w:pPr>
      <w:bookmarkStart w:name="_Toc1159739976" w:id="798024298"/>
      <w:r w:rsidR="0BA4563F">
        <w:rPr/>
        <w:t>Definicija</w:t>
      </w:r>
      <w:r w:rsidR="0BA4563F">
        <w:rPr/>
        <w:t xml:space="preserve"> E-</w:t>
      </w:r>
      <w:r w:rsidR="0BA4563F">
        <w:rPr/>
        <w:t>uprave</w:t>
      </w:r>
      <w:bookmarkEnd w:id="798024298"/>
    </w:p>
    <w:p w:rsidR="54BA9C52" w:rsidP="0CFF99AD" w:rsidRDefault="54BA9C52" w14:paraId="3772B722" w14:textId="7107D203">
      <w:pPr>
        <w:pStyle w:val="Normal"/>
      </w:pPr>
      <w:r w:rsidR="54BA9C52">
        <w:rPr/>
        <w:t xml:space="preserve">E-Government </w:t>
      </w:r>
      <w:r w:rsidR="54BA9C52">
        <w:rPr/>
        <w:t>iliti</w:t>
      </w:r>
      <w:r w:rsidR="54BA9C52">
        <w:rPr/>
        <w:t xml:space="preserve"> E-</w:t>
      </w:r>
      <w:r w:rsidR="54BA9C52">
        <w:rPr/>
        <w:t>uprava</w:t>
      </w:r>
      <w:r w:rsidR="54BA9C52">
        <w:rPr/>
        <w:t xml:space="preserve"> se </w:t>
      </w:r>
      <w:r w:rsidR="54BA9C52">
        <w:rPr/>
        <w:t>bavi</w:t>
      </w:r>
      <w:r w:rsidR="54BA9C52">
        <w:rPr/>
        <w:t xml:space="preserve"> </w:t>
      </w:r>
      <w:r w:rsidR="54BA9C52">
        <w:rPr/>
        <w:t>pružanjem</w:t>
      </w:r>
      <w:r w:rsidR="54BA9C52">
        <w:rPr/>
        <w:t xml:space="preserve"> </w:t>
      </w:r>
      <w:r w:rsidR="54BA9C52">
        <w:rPr/>
        <w:t>servisa</w:t>
      </w:r>
      <w:r w:rsidR="54BA9C52">
        <w:rPr/>
        <w:t xml:space="preserve"> </w:t>
      </w:r>
      <w:r w:rsidR="54BA9C52">
        <w:rPr/>
        <w:t>javne</w:t>
      </w:r>
      <w:r w:rsidR="54BA9C52">
        <w:rPr/>
        <w:t xml:space="preserve"> </w:t>
      </w:r>
      <w:r w:rsidR="54BA9C52">
        <w:rPr/>
        <w:t>administracije</w:t>
      </w:r>
      <w:r w:rsidR="54BA9C52">
        <w:rPr/>
        <w:t xml:space="preserve"> </w:t>
      </w:r>
      <w:r w:rsidR="54BA9C52">
        <w:rPr/>
        <w:t>građanima</w:t>
      </w:r>
      <w:r w:rsidR="54BA9C52">
        <w:rPr/>
        <w:t xml:space="preserve"> </w:t>
      </w:r>
      <w:r w:rsidR="54BA9C52">
        <w:rPr/>
        <w:t>ili</w:t>
      </w:r>
      <w:r w:rsidR="54BA9C52">
        <w:rPr/>
        <w:t xml:space="preserve"> </w:t>
      </w:r>
      <w:r w:rsidR="54BA9C52">
        <w:rPr/>
        <w:t>preduzećima</w:t>
      </w:r>
      <w:r w:rsidR="54BA9C52">
        <w:rPr/>
        <w:t xml:space="preserve"> </w:t>
      </w:r>
      <w:r w:rsidR="54BA9C52">
        <w:rPr/>
        <w:t>elektronskim</w:t>
      </w:r>
      <w:r w:rsidR="54BA9C52">
        <w:rPr/>
        <w:t xml:space="preserve"> </w:t>
      </w:r>
      <w:r w:rsidR="54BA9C52">
        <w:rPr/>
        <w:t>putem</w:t>
      </w:r>
      <w:r w:rsidR="54BA9C52">
        <w:rPr/>
        <w:t>.</w:t>
      </w:r>
    </w:p>
    <w:p w:rsidR="54BA9C52" w:rsidP="0CFF99AD" w:rsidRDefault="54BA9C52" w14:paraId="7F690C1C" w14:textId="76BE0BC2">
      <w:pPr>
        <w:pStyle w:val="Normal"/>
      </w:pPr>
      <w:r w:rsidR="54BA9C52">
        <w:rPr/>
        <w:t>Osnovni</w:t>
      </w:r>
      <w:r w:rsidR="54BA9C52">
        <w:rPr/>
        <w:t xml:space="preserve"> </w:t>
      </w:r>
      <w:r w:rsidR="54BA9C52">
        <w:rPr/>
        <w:t>ciljevi</w:t>
      </w:r>
      <w:r w:rsidR="54BA9C52">
        <w:rPr/>
        <w:t xml:space="preserve"> </w:t>
      </w:r>
      <w:r w:rsidR="54BA9C52">
        <w:rPr/>
        <w:t>jesu</w:t>
      </w:r>
      <w:r w:rsidR="54BA9C52">
        <w:rPr/>
        <w:t xml:space="preserve"> </w:t>
      </w:r>
      <w:r w:rsidR="54BA9C52">
        <w:rPr/>
        <w:t>povećanje</w:t>
      </w:r>
      <w:r w:rsidR="54BA9C52">
        <w:rPr/>
        <w:t xml:space="preserve"> </w:t>
      </w:r>
      <w:r w:rsidR="54BA9C52">
        <w:rPr/>
        <w:t>efikasnosti</w:t>
      </w:r>
      <w:r w:rsidR="54BA9C52">
        <w:rPr/>
        <w:t xml:space="preserve"> </w:t>
      </w:r>
      <w:r w:rsidR="54BA9C52">
        <w:rPr/>
        <w:t>poslovanja</w:t>
      </w:r>
      <w:r w:rsidR="54BA9C52">
        <w:rPr/>
        <w:t xml:space="preserve">, </w:t>
      </w:r>
      <w:r w:rsidR="54BA9C52">
        <w:rPr/>
        <w:t>dostupnosti</w:t>
      </w:r>
      <w:r w:rsidR="54BA9C52">
        <w:rPr/>
        <w:t xml:space="preserve"> </w:t>
      </w:r>
      <w:r w:rsidR="54BA9C52">
        <w:rPr/>
        <w:t>informacija</w:t>
      </w:r>
      <w:r w:rsidR="54BA9C52">
        <w:rPr/>
        <w:t xml:space="preserve">, </w:t>
      </w:r>
      <w:r w:rsidR="54BA9C52">
        <w:rPr/>
        <w:t>lakoća</w:t>
      </w:r>
      <w:r w:rsidR="54BA9C52">
        <w:rPr/>
        <w:t xml:space="preserve"> </w:t>
      </w:r>
      <w:r w:rsidR="54BA9C52">
        <w:rPr/>
        <w:t>pristupa</w:t>
      </w:r>
      <w:r w:rsidR="54BA9C52">
        <w:rPr/>
        <w:t xml:space="preserve"> </w:t>
      </w:r>
      <w:r w:rsidR="54BA9C52">
        <w:rPr/>
        <w:t>i</w:t>
      </w:r>
      <w:r w:rsidR="54BA9C52">
        <w:rPr/>
        <w:t xml:space="preserve"> </w:t>
      </w:r>
      <w:r w:rsidR="54BA9C52">
        <w:rPr/>
        <w:t>mogućnost</w:t>
      </w:r>
      <w:r w:rsidR="54BA9C52">
        <w:rPr/>
        <w:t xml:space="preserve"> </w:t>
      </w:r>
      <w:r w:rsidR="54BA9C52">
        <w:rPr/>
        <w:t>odgovora</w:t>
      </w:r>
      <w:r w:rsidR="54BA9C52">
        <w:rPr/>
        <w:t xml:space="preserve"> </w:t>
      </w:r>
      <w:r w:rsidR="54BA9C52">
        <w:rPr/>
        <w:t>na</w:t>
      </w:r>
      <w:r w:rsidR="54BA9C52">
        <w:rPr/>
        <w:t xml:space="preserve"> </w:t>
      </w:r>
      <w:r w:rsidR="54BA9C52">
        <w:rPr/>
        <w:t>tražene</w:t>
      </w:r>
      <w:r w:rsidR="54BA9C52">
        <w:rPr/>
        <w:t xml:space="preserve"> zahteve fizičkih i pravnih lica.</w:t>
      </w:r>
    </w:p>
    <w:p w:rsidR="54BA9C52" w:rsidP="0CFF99AD" w:rsidRDefault="54BA9C52" w14:paraId="2DEE2BD0" w14:textId="0006A07C">
      <w:pPr>
        <w:pStyle w:val="Heading1"/>
      </w:pPr>
      <w:bookmarkStart w:name="_Toc1746351621" w:id="2112796788"/>
      <w:r w:rsidR="54BA9C52">
        <w:rPr/>
        <w:t>Ciljevi</w:t>
      </w:r>
      <w:r w:rsidR="54BA9C52">
        <w:rPr/>
        <w:t xml:space="preserve"> E-</w:t>
      </w:r>
      <w:r w:rsidR="54BA9C52">
        <w:rPr/>
        <w:t>uprave</w:t>
      </w:r>
      <w:bookmarkEnd w:id="2112796788"/>
    </w:p>
    <w:p w:rsidR="54BA9C52" w:rsidP="0CFF99AD" w:rsidRDefault="54BA9C52" w14:paraId="17837E44" w14:textId="2F6E5F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4BA9C52">
        <w:rPr/>
        <w:t>Ciljevi</w:t>
      </w:r>
      <w:r w:rsidR="54BA9C52">
        <w:rPr/>
        <w:t xml:space="preserve"> E-</w:t>
      </w:r>
      <w:r w:rsidR="54BA9C52">
        <w:rPr/>
        <w:t>uprave</w:t>
      </w:r>
      <w:r w:rsidR="54BA9C52">
        <w:rPr/>
        <w:t xml:space="preserve"> </w:t>
      </w:r>
      <w:r w:rsidR="54BA9C52">
        <w:rPr/>
        <w:t>su</w:t>
      </w:r>
      <w:r w:rsidR="54BA9C52">
        <w:rPr/>
        <w:t xml:space="preserve"> </w:t>
      </w:r>
      <w:r w:rsidR="54BA9C52">
        <w:rPr/>
        <w:t>sledeći</w:t>
      </w:r>
      <w:r w:rsidR="54BA9C52">
        <w:rPr/>
        <w:t>:</w:t>
      </w:r>
    </w:p>
    <w:p w:rsidR="54BA9C52" w:rsidP="0CFF99AD" w:rsidRDefault="54BA9C52" w14:paraId="7865C568" w14:textId="11FE00B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4BA9C52">
        <w:rPr/>
        <w:t>Poboljšanje</w:t>
      </w:r>
      <w:r w:rsidR="54BA9C52">
        <w:rPr/>
        <w:t xml:space="preserve"> </w:t>
      </w:r>
      <w:r w:rsidR="54BA9C52">
        <w:rPr/>
        <w:t>efikasnosti</w:t>
      </w:r>
      <w:r w:rsidR="54BA9C52">
        <w:rPr/>
        <w:t xml:space="preserve"> </w:t>
      </w:r>
      <w:r w:rsidR="54BA9C52">
        <w:rPr/>
        <w:t>i</w:t>
      </w:r>
      <w:r w:rsidR="54BA9C52">
        <w:rPr/>
        <w:t xml:space="preserve"> </w:t>
      </w:r>
      <w:r w:rsidR="54BA9C52">
        <w:rPr/>
        <w:t>produktivnosti</w:t>
      </w:r>
      <w:ins w:author="Aleksa Bozinovic" w:date="2024-05-25T12:10:09.7Z" w:id="1260951901">
        <w:r w:rsidR="6BCBDECA">
          <w:t>,</w:t>
        </w:r>
      </w:ins>
      <w:del w:author="Aleksa Bozinovic" w:date="2024-05-25T12:09:31.569Z" w:id="559984628">
        <w:r w:rsidDel="54BA9C52">
          <w:delText>,</w:delText>
        </w:r>
      </w:del>
    </w:p>
    <w:p w:rsidR="54BA9C52" w:rsidP="0CFF99AD" w:rsidRDefault="54BA9C52" w14:paraId="414A3419" w14:textId="1CF5676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4BA9C52">
        <w:rPr/>
        <w:t>Povećanje</w:t>
      </w:r>
      <w:r w:rsidR="54BA9C52">
        <w:rPr/>
        <w:t xml:space="preserve"> </w:t>
      </w:r>
      <w:r w:rsidR="54BA9C52">
        <w:rPr/>
        <w:t>transparentnosti</w:t>
      </w:r>
      <w:r w:rsidR="54BA9C52">
        <w:rPr/>
        <w:t xml:space="preserve"> </w:t>
      </w:r>
      <w:r w:rsidR="54BA9C52">
        <w:rPr/>
        <w:t>i</w:t>
      </w:r>
      <w:r w:rsidR="54BA9C52">
        <w:rPr/>
        <w:t xml:space="preserve"> </w:t>
      </w:r>
      <w:r w:rsidR="54BA9C52">
        <w:rPr/>
        <w:t>odgovornosti</w:t>
      </w:r>
      <w:r w:rsidR="54BA9C52">
        <w:rPr/>
        <w:t>,</w:t>
      </w:r>
    </w:p>
    <w:p w:rsidR="54BA9C52" w:rsidP="0CFF99AD" w:rsidRDefault="54BA9C52" w14:paraId="47B4F2A8" w14:textId="33A9F2C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4BA9C52">
        <w:rPr/>
        <w:t>Unapređenje</w:t>
      </w:r>
      <w:r w:rsidR="54BA9C52">
        <w:rPr/>
        <w:t xml:space="preserve"> interakcije sa građanima,</w:t>
      </w:r>
    </w:p>
    <w:p w:rsidR="54BA9C52" w:rsidP="0CFF99AD" w:rsidRDefault="54BA9C52" w14:paraId="3E26CFD2" w14:textId="5EDEFA0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4BA9C52">
        <w:rPr/>
        <w:t>Smanjenje</w:t>
      </w:r>
      <w:r w:rsidR="54BA9C52">
        <w:rPr/>
        <w:t xml:space="preserve"> </w:t>
      </w:r>
      <w:r w:rsidR="54BA9C52">
        <w:rPr/>
        <w:t>administrativne</w:t>
      </w:r>
      <w:r w:rsidR="54BA9C52">
        <w:rPr/>
        <w:t xml:space="preserve"> barijere,</w:t>
      </w:r>
    </w:p>
    <w:p w:rsidR="54BA9C52" w:rsidP="0CFF99AD" w:rsidRDefault="54BA9C52" w14:paraId="286B7D24" w14:textId="061F21C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4BA9C52">
        <w:rPr/>
        <w:t>Povećanje</w:t>
      </w:r>
      <w:r w:rsidR="54BA9C52">
        <w:rPr/>
        <w:t xml:space="preserve"> </w:t>
      </w:r>
      <w:r w:rsidR="54BA9C52">
        <w:rPr/>
        <w:t>učestvovanja</w:t>
      </w:r>
      <w:r w:rsidR="54BA9C52">
        <w:rPr/>
        <w:t xml:space="preserve"> </w:t>
      </w:r>
      <w:r w:rsidR="54BA9C52">
        <w:rPr/>
        <w:t>građana i</w:t>
      </w:r>
    </w:p>
    <w:p w:rsidR="54BA9C52" w:rsidP="0CFF99AD" w:rsidRDefault="54BA9C52" w14:paraId="4AC4F139" w14:textId="69E7743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4BA9C52">
        <w:rPr/>
        <w:t>Bolje</w:t>
      </w:r>
      <w:r w:rsidR="54BA9C52">
        <w:rPr/>
        <w:t xml:space="preserve"> </w:t>
      </w:r>
      <w:r w:rsidR="54BA9C52">
        <w:rPr/>
        <w:t>upravljanje</w:t>
      </w:r>
      <w:r w:rsidR="54BA9C52">
        <w:rPr/>
        <w:t xml:space="preserve"> </w:t>
      </w:r>
      <w:r w:rsidR="54BA9C52">
        <w:rPr/>
        <w:t>podacima</w:t>
      </w:r>
      <w:r w:rsidR="54BA9C52">
        <w:rPr/>
        <w:t xml:space="preserve"> </w:t>
      </w:r>
      <w:r w:rsidR="54BA9C52">
        <w:rPr/>
        <w:t>unutar</w:t>
      </w:r>
      <w:r w:rsidR="54BA9C52">
        <w:rPr/>
        <w:t xml:space="preserve"> </w:t>
      </w:r>
      <w:r w:rsidR="54BA9C52">
        <w:rPr/>
        <w:t>javnih</w:t>
      </w:r>
      <w:r w:rsidR="54BA9C52">
        <w:rPr/>
        <w:t xml:space="preserve"> </w:t>
      </w:r>
      <w:r w:rsidR="54BA9C52">
        <w:rPr/>
        <w:t>uprava</w:t>
      </w:r>
    </w:p>
    <w:p w:rsidR="64C3D6A4" w:rsidP="0CFF99AD" w:rsidRDefault="64C3D6A4" w14:paraId="09E80628" w14:textId="53780652">
      <w:pPr>
        <w:pStyle w:val="Heading1"/>
        <w:bidi w:val="0"/>
      </w:pPr>
      <w:bookmarkStart w:name="_Toc1147012003" w:id="798451756"/>
      <w:r w:rsidR="64C3D6A4">
        <w:rPr/>
        <w:t>Istorija</w:t>
      </w:r>
      <w:r w:rsidR="64C3D6A4">
        <w:rPr/>
        <w:t xml:space="preserve"> E-</w:t>
      </w:r>
      <w:r w:rsidR="64C3D6A4">
        <w:rPr/>
        <w:t>uprave</w:t>
      </w:r>
      <w:bookmarkEnd w:id="798451756"/>
    </w:p>
    <w:p w:rsidR="64C3D6A4" w:rsidP="0CFF99AD" w:rsidRDefault="64C3D6A4" w14:paraId="7C231F0D" w14:textId="25FEB6E9">
      <w:pPr>
        <w:pStyle w:val="Normal"/>
        <w:bidi w:val="0"/>
      </w:pPr>
      <w:r w:rsidR="64C3D6A4">
        <w:rPr/>
        <w:t xml:space="preserve">Na </w:t>
      </w:r>
      <w:r w:rsidR="64C3D6A4">
        <w:rPr/>
        <w:t>osnovu</w:t>
      </w:r>
      <w:r w:rsidR="64C3D6A4">
        <w:rPr/>
        <w:t xml:space="preserve"> </w:t>
      </w:r>
      <w:r w:rsidR="64C3D6A4">
        <w:rPr/>
        <w:t>istraživanja</w:t>
      </w:r>
      <w:r w:rsidR="64C3D6A4">
        <w:rPr/>
        <w:t xml:space="preserve"> </w:t>
      </w:r>
      <w:r w:rsidR="1191F109">
        <w:rPr/>
        <w:t>e-</w:t>
      </w:r>
      <w:r w:rsidR="1191F109">
        <w:rPr/>
        <w:t>Governence</w:t>
      </w:r>
      <w:r w:rsidR="1191F109">
        <w:rPr/>
        <w:t xml:space="preserve"> </w:t>
      </w:r>
      <w:r w:rsidR="1191F109">
        <w:rPr/>
        <w:t>akademije</w:t>
      </w:r>
      <w:r w:rsidR="1191F109">
        <w:rPr/>
        <w:t xml:space="preserve">, </w:t>
      </w:r>
      <w:r w:rsidR="1191F109">
        <w:rPr/>
        <w:t>istorija</w:t>
      </w:r>
      <w:r w:rsidR="1191F109">
        <w:rPr/>
        <w:t xml:space="preserve"> E-</w:t>
      </w:r>
      <w:r w:rsidR="1191F109">
        <w:rPr/>
        <w:t>uprave</w:t>
      </w:r>
      <w:r w:rsidR="1191F109">
        <w:rPr/>
        <w:t xml:space="preserve"> se </w:t>
      </w:r>
      <w:r w:rsidR="1191F109">
        <w:rPr/>
        <w:t>može</w:t>
      </w:r>
      <w:r w:rsidR="1191F109">
        <w:rPr/>
        <w:t xml:space="preserve"> </w:t>
      </w:r>
      <w:r w:rsidR="1191F109">
        <w:rPr/>
        <w:t>podeliti</w:t>
      </w:r>
      <w:r w:rsidR="1191F109">
        <w:rPr/>
        <w:t xml:space="preserve"> </w:t>
      </w:r>
      <w:r w:rsidR="1191F109">
        <w:rPr/>
        <w:t>na</w:t>
      </w:r>
      <w:r w:rsidR="1191F109">
        <w:rPr/>
        <w:t xml:space="preserve"> </w:t>
      </w:r>
      <w:r w:rsidR="1191F109">
        <w:rPr/>
        <w:t>četiri</w:t>
      </w:r>
      <w:r w:rsidR="1191F109">
        <w:rPr/>
        <w:t xml:space="preserve"> </w:t>
      </w:r>
      <w:r w:rsidR="0DFB9B56">
        <w:rPr/>
        <w:t>decenije</w:t>
      </w:r>
      <w:r w:rsidR="061CA0A7">
        <w:rPr/>
        <w:t>.</w:t>
      </w:r>
    </w:p>
    <w:p w:rsidR="64C3D6A4" w:rsidP="0CFF99AD" w:rsidRDefault="64C3D6A4" w14:paraId="41A565DF" w14:textId="173D3297">
      <w:pPr>
        <w:pStyle w:val="Normal"/>
        <w:bidi w:val="0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="64C3D6A4">
        <w:drawing>
          <wp:inline wp14:editId="63D8AAC0" wp14:anchorId="1D71D5E0">
            <wp:extent cx="5448300" cy="2968625"/>
            <wp:effectExtent l="0" t="0" r="0" b="0"/>
            <wp:docPr id="34835822" name="" descr="The four ages of e-governance - e-Governance Academy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0ca866a2ca41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7465F2" w:rsidP="0CFF99AD" w:rsidRDefault="507465F2" w14:paraId="553DDE15" w14:textId="79BBBF98">
      <w:pPr>
        <w:pStyle w:val="Heading2"/>
      </w:pPr>
      <w:bookmarkStart w:name="_Toc1368990580" w:id="163746032"/>
      <w:r w:rsidR="507465F2">
        <w:rPr/>
        <w:t>1990-e</w:t>
      </w:r>
      <w:r w:rsidR="29CA1F57">
        <w:rPr/>
        <w:t xml:space="preserve"> – </w:t>
      </w:r>
      <w:r w:rsidR="29CA1F57">
        <w:rPr/>
        <w:t>Decenija</w:t>
      </w:r>
      <w:r w:rsidR="29CA1F57">
        <w:rPr/>
        <w:t xml:space="preserve"> </w:t>
      </w:r>
      <w:r w:rsidR="29CA1F57">
        <w:rPr/>
        <w:t>d</w:t>
      </w:r>
      <w:r w:rsidR="507465F2">
        <w:rPr/>
        <w:t>igitalna</w:t>
      </w:r>
      <w:r w:rsidR="507465F2">
        <w:rPr/>
        <w:t xml:space="preserve"> </w:t>
      </w:r>
      <w:r w:rsidR="507465F2">
        <w:rPr/>
        <w:t>svest</w:t>
      </w:r>
      <w:r w:rsidR="507465F2">
        <w:rPr/>
        <w:t xml:space="preserve"> </w:t>
      </w:r>
      <w:r w:rsidR="507465F2">
        <w:rPr/>
        <w:t>i</w:t>
      </w:r>
      <w:r w:rsidR="507465F2">
        <w:rPr/>
        <w:t xml:space="preserve"> </w:t>
      </w:r>
      <w:r w:rsidR="507465F2">
        <w:rPr/>
        <w:t>prvi</w:t>
      </w:r>
      <w:r w:rsidR="507465F2">
        <w:rPr/>
        <w:t xml:space="preserve"> </w:t>
      </w:r>
      <w:r w:rsidR="507465F2">
        <w:rPr/>
        <w:t>koraci</w:t>
      </w:r>
      <w:bookmarkEnd w:id="163746032"/>
    </w:p>
    <w:p w:rsidR="42A1B5EB" w:rsidP="0CFF99AD" w:rsidRDefault="42A1B5EB" w14:paraId="25C09164" w14:textId="254589F9">
      <w:pPr>
        <w:pStyle w:val="Normal"/>
      </w:pPr>
      <w:r w:rsidR="42A1B5EB">
        <w:rPr/>
        <w:t xml:space="preserve">U </w:t>
      </w:r>
      <w:r w:rsidR="42A1B5EB">
        <w:rPr/>
        <w:t>prvo</w:t>
      </w:r>
      <w:r w:rsidR="618FF507">
        <w:rPr/>
        <w:t xml:space="preserve">j deceniji </w:t>
      </w:r>
      <w:r w:rsidR="42A1B5EB">
        <w:rPr/>
        <w:t>(1</w:t>
      </w:r>
      <w:r w:rsidR="42A1B5EB">
        <w:rPr/>
        <w:t>990.-t</w:t>
      </w:r>
      <w:r w:rsidR="42A1B5EB">
        <w:rPr/>
        <w:t xml:space="preserve">ih </w:t>
      </w:r>
      <w:r w:rsidR="42A1B5EB">
        <w:rPr/>
        <w:t>godina</w:t>
      </w:r>
      <w:r w:rsidR="42A1B5EB">
        <w:rPr/>
        <w:t>)</w:t>
      </w:r>
      <w:r w:rsidR="42A1B5EB">
        <w:rPr/>
        <w:t xml:space="preserve">  </w:t>
      </w:r>
      <w:r w:rsidR="42A1B5EB">
        <w:rPr/>
        <w:t>drž</w:t>
      </w:r>
      <w:r w:rsidR="42A1B5EB">
        <w:rPr/>
        <w:t>a</w:t>
      </w:r>
      <w:r w:rsidR="42A1B5EB">
        <w:rPr/>
        <w:t>ve</w:t>
      </w:r>
      <w:r w:rsidR="42A1B5EB">
        <w:rPr/>
        <w:t xml:space="preserve"> </w:t>
      </w:r>
      <w:r w:rsidR="42A1B5EB">
        <w:rPr/>
        <w:t>stiču</w:t>
      </w:r>
      <w:r w:rsidR="42A1B5EB">
        <w:rPr/>
        <w:t xml:space="preserve"> </w:t>
      </w:r>
      <w:r w:rsidR="42A1B5EB">
        <w:rPr/>
        <w:t>d</w:t>
      </w:r>
      <w:r w:rsidR="42A1B5EB">
        <w:rPr/>
        <w:t>igita</w:t>
      </w:r>
      <w:r w:rsidR="42A1B5EB">
        <w:rPr/>
        <w:t>l</w:t>
      </w:r>
      <w:r w:rsidR="42A1B5EB">
        <w:rPr/>
        <w:t>n</w:t>
      </w:r>
      <w:r w:rsidR="42A1B5EB">
        <w:rPr/>
        <w:t>u</w:t>
      </w:r>
      <w:r w:rsidR="42A1B5EB">
        <w:rPr/>
        <w:t xml:space="preserve"> </w:t>
      </w:r>
      <w:r w:rsidR="42A1B5EB">
        <w:rPr/>
        <w:t>sves</w:t>
      </w:r>
      <w:r w:rsidR="42A1B5EB">
        <w:rPr/>
        <w:t>t</w:t>
      </w:r>
      <w:r w:rsidR="42A1B5EB">
        <w:rPr/>
        <w:t xml:space="preserve"> </w:t>
      </w:r>
      <w:r w:rsidR="42A1B5EB">
        <w:rPr/>
        <w:t>i</w:t>
      </w:r>
      <w:r w:rsidR="42A1B5EB">
        <w:rPr/>
        <w:t xml:space="preserve"> </w:t>
      </w:r>
      <w:r w:rsidR="42A1B5EB">
        <w:rPr/>
        <w:t>p</w:t>
      </w:r>
      <w:r w:rsidR="42A1B5EB">
        <w:rPr/>
        <w:t>r</w:t>
      </w:r>
      <w:r w:rsidR="42A1B5EB">
        <w:rPr/>
        <w:t>ave</w:t>
      </w:r>
      <w:r w:rsidR="42A1B5EB">
        <w:rPr/>
        <w:t xml:space="preserve"> </w:t>
      </w:r>
      <w:r w:rsidR="42A1B5EB">
        <w:rPr/>
        <w:t>pr</w:t>
      </w:r>
      <w:r w:rsidR="42A1B5EB">
        <w:rPr/>
        <w:t>ve</w:t>
      </w:r>
      <w:r w:rsidR="42A1B5EB">
        <w:rPr/>
        <w:t xml:space="preserve"> </w:t>
      </w:r>
      <w:r w:rsidR="42A1B5EB">
        <w:rPr/>
        <w:t>kor</w:t>
      </w:r>
      <w:r w:rsidR="42A1B5EB">
        <w:rPr/>
        <w:t>a</w:t>
      </w:r>
      <w:r w:rsidR="42A1B5EB">
        <w:rPr/>
        <w:t>ke</w:t>
      </w:r>
      <w:r w:rsidR="42A1B5EB">
        <w:rPr/>
        <w:t>.</w:t>
      </w:r>
      <w:r w:rsidR="112B3552">
        <w:rPr/>
        <w:t xml:space="preserve"> </w:t>
      </w:r>
      <w:r w:rsidR="112B3552">
        <w:rPr/>
        <w:t>Zbog</w:t>
      </w:r>
      <w:r w:rsidR="112B3552">
        <w:rPr/>
        <w:t xml:space="preserve"> </w:t>
      </w:r>
      <w:r w:rsidR="112B3552">
        <w:rPr/>
        <w:t>i</w:t>
      </w:r>
      <w:r w:rsidR="112B3552">
        <w:rPr/>
        <w:t>zbija</w:t>
      </w:r>
      <w:r w:rsidR="112B3552">
        <w:rPr/>
        <w:t>n</w:t>
      </w:r>
      <w:r w:rsidR="112B3552">
        <w:rPr/>
        <w:t>ja</w:t>
      </w:r>
      <w:r w:rsidR="112B3552">
        <w:rPr/>
        <w:t xml:space="preserve"> </w:t>
      </w:r>
      <w:r w:rsidR="112B3552">
        <w:rPr/>
        <w:t>novih</w:t>
      </w:r>
      <w:r w:rsidR="112B3552">
        <w:rPr/>
        <w:t xml:space="preserve"> </w:t>
      </w:r>
      <w:r w:rsidR="112B3552">
        <w:rPr/>
        <w:t>info</w:t>
      </w:r>
      <w:r w:rsidR="112B3552">
        <w:rPr/>
        <w:t>r</w:t>
      </w:r>
      <w:r w:rsidR="112B3552">
        <w:rPr/>
        <w:t>macionih</w:t>
      </w:r>
      <w:r w:rsidR="112B3552">
        <w:rPr/>
        <w:t xml:space="preserve"> </w:t>
      </w:r>
      <w:r w:rsidR="112B3552">
        <w:rPr/>
        <w:t>te</w:t>
      </w:r>
      <w:r w:rsidR="112B3552">
        <w:rPr/>
        <w:t>h</w:t>
      </w:r>
      <w:r w:rsidR="112B3552">
        <w:rPr/>
        <w:t>nologija</w:t>
      </w:r>
      <w:r w:rsidR="112B3552">
        <w:rPr/>
        <w:t xml:space="preserve"> </w:t>
      </w:r>
      <w:r w:rsidR="112B3552">
        <w:rPr/>
        <w:t>deš</w:t>
      </w:r>
      <w:r w:rsidR="112B3552">
        <w:rPr/>
        <w:t>avaju</w:t>
      </w:r>
      <w:r w:rsidR="112B3552">
        <w:rPr/>
        <w:t xml:space="preserve"> </w:t>
      </w:r>
      <w:r w:rsidR="112B3552">
        <w:rPr/>
        <w:t xml:space="preserve">se </w:t>
      </w:r>
      <w:r w:rsidR="112B3552">
        <w:rPr/>
        <w:t>nagle</w:t>
      </w:r>
      <w:r w:rsidR="112B3552">
        <w:rPr/>
        <w:t xml:space="preserve"> </w:t>
      </w:r>
      <w:r w:rsidR="112B3552">
        <w:rPr/>
        <w:t>p</w:t>
      </w:r>
      <w:r w:rsidR="112B3552">
        <w:rPr/>
        <w:t>r</w:t>
      </w:r>
      <w:r w:rsidR="112B3552">
        <w:rPr/>
        <w:t>okmene</w:t>
      </w:r>
      <w:r w:rsidR="112B3552">
        <w:rPr/>
        <w:t xml:space="preserve"> </w:t>
      </w:r>
      <w:r w:rsidR="112B3552">
        <w:rPr/>
        <w:t>i</w:t>
      </w:r>
      <w:r w:rsidR="112B3552">
        <w:rPr/>
        <w:t xml:space="preserve"> </w:t>
      </w:r>
      <w:r w:rsidR="112B3552">
        <w:rPr/>
        <w:t>nastaj</w:t>
      </w:r>
      <w:r w:rsidR="112B3552">
        <w:rPr/>
        <w:t>u</w:t>
      </w:r>
      <w:r w:rsidR="112B3552">
        <w:rPr/>
        <w:t xml:space="preserve"> </w:t>
      </w:r>
      <w:r w:rsidR="112B3552">
        <w:rPr/>
        <w:t>po</w:t>
      </w:r>
      <w:r w:rsidR="112B3552">
        <w:rPr/>
        <w:t>trebe</w:t>
      </w:r>
      <w:r w:rsidR="112B3552">
        <w:rPr/>
        <w:t xml:space="preserve"> za </w:t>
      </w:r>
      <w:r w:rsidR="112B3552">
        <w:rPr/>
        <w:t>prila</w:t>
      </w:r>
      <w:r w:rsidR="112B3552">
        <w:rPr/>
        <w:t>go</w:t>
      </w:r>
      <w:r w:rsidR="112B3552">
        <w:rPr/>
        <w:t>đavanj</w:t>
      </w:r>
      <w:r w:rsidR="112B3552">
        <w:rPr/>
        <w:t>e</w:t>
      </w:r>
      <w:r w:rsidR="112B3552">
        <w:rPr/>
        <w:t xml:space="preserve">. </w:t>
      </w:r>
      <w:r w:rsidR="112B3552">
        <w:rPr/>
        <w:t>Drža</w:t>
      </w:r>
      <w:r w:rsidR="112B3552">
        <w:rPr/>
        <w:t>ve</w:t>
      </w:r>
      <w:r w:rsidR="112B3552">
        <w:rPr/>
        <w:t xml:space="preserve"> </w:t>
      </w:r>
      <w:r w:rsidR="112B3552">
        <w:rPr/>
        <w:t>su</w:t>
      </w:r>
      <w:r w:rsidR="112B3552">
        <w:rPr/>
        <w:t xml:space="preserve"> se </w:t>
      </w:r>
      <w:r w:rsidR="112B3552">
        <w:rPr/>
        <w:t>f</w:t>
      </w:r>
      <w:r w:rsidR="112B3552">
        <w:rPr/>
        <w:t>o</w:t>
      </w:r>
      <w:r w:rsidR="112B3552">
        <w:rPr/>
        <w:t>ku</w:t>
      </w:r>
      <w:r w:rsidR="112B3552">
        <w:rPr/>
        <w:t>s</w:t>
      </w:r>
      <w:r w:rsidR="112B3552">
        <w:rPr/>
        <w:t>irale</w:t>
      </w:r>
      <w:r w:rsidR="112B3552">
        <w:rPr/>
        <w:t xml:space="preserve"> </w:t>
      </w:r>
      <w:r w:rsidR="112B3552">
        <w:rPr/>
        <w:t>na</w:t>
      </w:r>
      <w:r w:rsidR="112B3552">
        <w:rPr/>
        <w:t xml:space="preserve"> </w:t>
      </w:r>
      <w:r w:rsidR="112B3552">
        <w:rPr/>
        <w:t>digit</w:t>
      </w:r>
      <w:r w:rsidR="112B3552">
        <w:rPr/>
        <w:t>a</w:t>
      </w:r>
      <w:r w:rsidR="112B3552">
        <w:rPr/>
        <w:t>lizaciju</w:t>
      </w:r>
      <w:r w:rsidR="112B3552">
        <w:rPr/>
        <w:t xml:space="preserve"> </w:t>
      </w:r>
      <w:r w:rsidR="112B3552">
        <w:rPr/>
        <w:t>o</w:t>
      </w:r>
      <w:r w:rsidR="112B3552">
        <w:rPr/>
        <w:t>dređenih</w:t>
      </w:r>
      <w:r w:rsidR="112B3552">
        <w:rPr/>
        <w:t xml:space="preserve"> </w:t>
      </w:r>
      <w:r w:rsidR="112B3552">
        <w:rPr/>
        <w:t>mini</w:t>
      </w:r>
      <w:r w:rsidR="112B3552">
        <w:rPr/>
        <w:t>s</w:t>
      </w:r>
      <w:r w:rsidR="112B3552">
        <w:rPr/>
        <w:t>t</w:t>
      </w:r>
      <w:r w:rsidR="112B3552">
        <w:rPr/>
        <w:t>a</w:t>
      </w:r>
      <w:r w:rsidR="112B3552">
        <w:rPr/>
        <w:t>rstava</w:t>
      </w:r>
      <w:r w:rsidR="112B3552">
        <w:rPr/>
        <w:t xml:space="preserve"> </w:t>
      </w:r>
      <w:r w:rsidR="112B3552">
        <w:rPr/>
        <w:t>i</w:t>
      </w:r>
      <w:r w:rsidR="112B3552">
        <w:rPr/>
        <w:t xml:space="preserve"> </w:t>
      </w:r>
      <w:r w:rsidR="112B3552">
        <w:rPr/>
        <w:t>a</w:t>
      </w:r>
      <w:r w:rsidR="112B3552">
        <w:rPr/>
        <w:t>genci</w:t>
      </w:r>
      <w:r w:rsidR="112B3552">
        <w:rPr/>
        <w:t>ja</w:t>
      </w:r>
      <w:r w:rsidR="112B3552">
        <w:rPr/>
        <w:t xml:space="preserve">, </w:t>
      </w:r>
      <w:r w:rsidR="112B3552">
        <w:rPr/>
        <w:t>jednu</w:t>
      </w:r>
      <w:r w:rsidR="112B3552">
        <w:rPr/>
        <w:t xml:space="preserve"> p</w:t>
      </w:r>
      <w:r w:rsidR="112B3552">
        <w:rPr/>
        <w:t xml:space="preserve">o </w:t>
      </w:r>
      <w:r w:rsidR="112B3552">
        <w:rPr/>
        <w:t>jedn</w:t>
      </w:r>
      <w:r w:rsidR="112B3552">
        <w:rPr/>
        <w:t>u</w:t>
      </w:r>
      <w:r w:rsidR="112B3552">
        <w:rPr/>
        <w:t xml:space="preserve">. </w:t>
      </w:r>
      <w:r w:rsidR="112B3552">
        <w:rPr/>
        <w:t>N</w:t>
      </w:r>
      <w:r w:rsidR="112B3552">
        <w:rPr/>
        <w:t>apor</w:t>
      </w:r>
      <w:r w:rsidR="112B3552">
        <w:rPr/>
        <w:t>i</w:t>
      </w:r>
      <w:r w:rsidR="112B3552">
        <w:rPr/>
        <w:t xml:space="preserve"> </w:t>
      </w:r>
      <w:r w:rsidR="112B3552">
        <w:rPr/>
        <w:t>su</w:t>
      </w:r>
      <w:r w:rsidR="112B3552">
        <w:rPr/>
        <w:t xml:space="preserve"> </w:t>
      </w:r>
      <w:r w:rsidR="112B3552">
        <w:rPr/>
        <w:t>bili</w:t>
      </w:r>
      <w:r w:rsidR="112B3552">
        <w:rPr/>
        <w:t xml:space="preserve"> </w:t>
      </w:r>
      <w:r w:rsidR="112B3552">
        <w:rPr/>
        <w:t>us</w:t>
      </w:r>
      <w:r w:rsidR="112B3552">
        <w:rPr/>
        <w:t>m</w:t>
      </w:r>
      <w:r w:rsidR="112B3552">
        <w:rPr/>
        <w:t>ereni</w:t>
      </w:r>
      <w:r w:rsidR="112B3552">
        <w:rPr/>
        <w:t xml:space="preserve"> </w:t>
      </w:r>
      <w:r w:rsidR="112B3552">
        <w:rPr/>
        <w:t>n</w:t>
      </w:r>
      <w:r w:rsidR="112B3552">
        <w:rPr/>
        <w:t>a</w:t>
      </w:r>
      <w:r w:rsidR="112B3552">
        <w:rPr/>
        <w:t xml:space="preserve"> </w:t>
      </w:r>
      <w:r w:rsidR="112B3552">
        <w:rPr/>
        <w:t>internu</w:t>
      </w:r>
      <w:r w:rsidR="112B3552">
        <w:rPr/>
        <w:t xml:space="preserve"> </w:t>
      </w:r>
      <w:r w:rsidR="112B3552">
        <w:rPr/>
        <w:t>i</w:t>
      </w:r>
      <w:r w:rsidR="112B3552">
        <w:rPr/>
        <w:t>zgradnju</w:t>
      </w:r>
      <w:r w:rsidR="112B3552">
        <w:rPr/>
        <w:t xml:space="preserve"> </w:t>
      </w:r>
      <w:r w:rsidR="112B3552">
        <w:rPr/>
        <w:t>k</w:t>
      </w:r>
      <w:r w:rsidR="112B3552">
        <w:rPr/>
        <w:t>ap</w:t>
      </w:r>
      <w:r w:rsidR="112B3552">
        <w:rPr/>
        <w:t>aciteta</w:t>
      </w:r>
      <w:r w:rsidR="112B3552">
        <w:rPr/>
        <w:t xml:space="preserve">, </w:t>
      </w:r>
      <w:r w:rsidR="112B3552">
        <w:rPr/>
        <w:t>s</w:t>
      </w:r>
      <w:r w:rsidR="112B3552">
        <w:rPr/>
        <w:t>t</w:t>
      </w:r>
      <w:r w:rsidR="112B3552">
        <w:rPr/>
        <w:t>varajući</w:t>
      </w:r>
      <w:r w:rsidR="112B3552">
        <w:rPr/>
        <w:t xml:space="preserve"> </w:t>
      </w:r>
      <w:r w:rsidR="112B3552">
        <w:rPr/>
        <w:t>p</w:t>
      </w:r>
      <w:r w:rsidR="112B3552">
        <w:rPr/>
        <w:t>redu</w:t>
      </w:r>
      <w:r w:rsidR="112B3552">
        <w:rPr/>
        <w:t>slove</w:t>
      </w:r>
      <w:r w:rsidR="112B3552">
        <w:rPr/>
        <w:t xml:space="preserve"> z</w:t>
      </w:r>
      <w:r w:rsidR="112B3552">
        <w:rPr/>
        <w:t>a</w:t>
      </w:r>
      <w:r w:rsidR="112B3552">
        <w:rPr/>
        <w:t xml:space="preserve"> </w:t>
      </w:r>
      <w:r w:rsidR="112B3552">
        <w:rPr/>
        <w:t>sled</w:t>
      </w:r>
      <w:r w:rsidR="112B3552">
        <w:rPr/>
        <w:t>eće</w:t>
      </w:r>
      <w:r w:rsidR="112B3552">
        <w:rPr/>
        <w:t xml:space="preserve"> </w:t>
      </w:r>
      <w:r w:rsidR="112B3552">
        <w:rPr/>
        <w:t>nivoe</w:t>
      </w:r>
      <w:r w:rsidR="112B3552">
        <w:rPr/>
        <w:t xml:space="preserve"> E-</w:t>
      </w:r>
      <w:r w:rsidR="112B3552">
        <w:rPr/>
        <w:t>uprave</w:t>
      </w:r>
      <w:r w:rsidR="112B3552">
        <w:rPr/>
        <w:t>.</w:t>
      </w:r>
    </w:p>
    <w:p w:rsidR="6C0FE26C" w:rsidP="0CFF99AD" w:rsidRDefault="6C0FE26C" w14:paraId="7CDD70D7" w14:textId="3F82A9F6">
      <w:pPr>
        <w:pStyle w:val="Heading2"/>
      </w:pPr>
      <w:bookmarkStart w:name="_Toc1145616696" w:id="1054702311"/>
      <w:r w:rsidR="6C0FE26C">
        <w:rPr/>
        <w:t>2000-e</w:t>
      </w:r>
      <w:r w:rsidR="78D42674">
        <w:rPr/>
        <w:t xml:space="preserve"> – </w:t>
      </w:r>
      <w:r w:rsidR="78D42674">
        <w:rPr/>
        <w:t>Decenija</w:t>
      </w:r>
      <w:r w:rsidR="78D42674">
        <w:rPr/>
        <w:t xml:space="preserve"> </w:t>
      </w:r>
      <w:r w:rsidR="78D42674">
        <w:rPr/>
        <w:t>m</w:t>
      </w:r>
      <w:r w:rsidR="6C0FE26C">
        <w:rPr/>
        <w:t>eđuinstit</w:t>
      </w:r>
      <w:r w:rsidR="6C0FE26C">
        <w:rPr/>
        <w:t>ucionalne</w:t>
      </w:r>
      <w:r w:rsidR="6C0FE26C">
        <w:rPr/>
        <w:t xml:space="preserve"> </w:t>
      </w:r>
      <w:r w:rsidR="6C0FE26C">
        <w:rPr/>
        <w:t>p</w:t>
      </w:r>
      <w:r w:rsidR="6C0FE26C">
        <w:rPr/>
        <w:t>ovezanosti</w:t>
      </w:r>
      <w:bookmarkEnd w:id="1054702311"/>
    </w:p>
    <w:p w:rsidR="112B3552" w:rsidP="0CFF99AD" w:rsidRDefault="112B3552" w14:paraId="5E1A537B" w14:textId="1F1F53E6">
      <w:pPr>
        <w:pStyle w:val="Normal"/>
      </w:pPr>
      <w:r w:rsidR="112B3552">
        <w:rPr/>
        <w:t xml:space="preserve">U </w:t>
      </w:r>
      <w:r w:rsidR="112B3552">
        <w:rPr/>
        <w:t>drug</w:t>
      </w:r>
      <w:r w:rsidR="730EB76F">
        <w:rPr/>
        <w:t xml:space="preserve">oj deceniji </w:t>
      </w:r>
      <w:r w:rsidR="112B3552">
        <w:rPr/>
        <w:t xml:space="preserve">(2000.-tih </w:t>
      </w:r>
      <w:r w:rsidR="112B3552">
        <w:rPr/>
        <w:t>godina</w:t>
      </w:r>
      <w:r w:rsidR="112B3552">
        <w:rPr/>
        <w:t xml:space="preserve">) </w:t>
      </w:r>
      <w:r w:rsidR="112B3552">
        <w:rPr/>
        <w:t>počinju</w:t>
      </w:r>
      <w:r w:rsidR="112B3552">
        <w:rPr/>
        <w:t xml:space="preserve"> da se </w:t>
      </w:r>
      <w:r w:rsidR="112B3552">
        <w:rPr/>
        <w:t>dešavaju</w:t>
      </w:r>
      <w:r w:rsidR="112B3552">
        <w:rPr/>
        <w:t xml:space="preserve"> </w:t>
      </w:r>
      <w:r w:rsidR="112B3552">
        <w:rPr/>
        <w:t>međuinstitucionalne</w:t>
      </w:r>
      <w:r w:rsidR="112B3552">
        <w:rPr/>
        <w:t xml:space="preserve"> </w:t>
      </w:r>
      <w:r w:rsidR="112B3552">
        <w:rPr/>
        <w:t>povezanosti</w:t>
      </w:r>
      <w:r w:rsidR="112B3552">
        <w:rPr/>
        <w:t xml:space="preserve">. Kada bi </w:t>
      </w:r>
      <w:r w:rsidR="112B3552">
        <w:rPr/>
        <w:t>državne</w:t>
      </w:r>
      <w:r w:rsidR="112B3552">
        <w:rPr/>
        <w:t xml:space="preserve"> </w:t>
      </w:r>
      <w:r w:rsidR="112B3552">
        <w:rPr/>
        <w:t>institucije</w:t>
      </w:r>
      <w:r w:rsidR="112B3552">
        <w:rPr/>
        <w:t xml:space="preserve"> </w:t>
      </w:r>
      <w:r w:rsidR="6D8C0AE3">
        <w:rPr/>
        <w:t>dovoljno</w:t>
      </w:r>
      <w:r w:rsidR="6D8C0AE3">
        <w:rPr/>
        <w:t xml:space="preserve"> </w:t>
      </w:r>
      <w:r w:rsidR="6D8C0AE3">
        <w:rPr/>
        <w:t>povećale</w:t>
      </w:r>
      <w:r w:rsidR="6D8C0AE3">
        <w:rPr/>
        <w:t xml:space="preserve"> </w:t>
      </w:r>
      <w:r w:rsidR="6D8C0AE3">
        <w:rPr/>
        <w:t>svoje</w:t>
      </w:r>
      <w:r w:rsidR="6D8C0AE3">
        <w:rPr/>
        <w:t xml:space="preserve"> </w:t>
      </w:r>
      <w:r w:rsidR="6D8C0AE3">
        <w:rPr/>
        <w:t>digitalno</w:t>
      </w:r>
      <w:r w:rsidR="6D8C0AE3">
        <w:rPr/>
        <w:t xml:space="preserve"> </w:t>
      </w:r>
      <w:r w:rsidR="6D8C0AE3">
        <w:rPr/>
        <w:t>prisustvo</w:t>
      </w:r>
      <w:r w:rsidR="6D8C0AE3">
        <w:rPr/>
        <w:t xml:space="preserve">, </w:t>
      </w:r>
      <w:r w:rsidR="6D8C0AE3">
        <w:rPr/>
        <w:t>bilo</w:t>
      </w:r>
      <w:r w:rsidR="6D8C0AE3">
        <w:rPr/>
        <w:t xml:space="preserve"> bi </w:t>
      </w:r>
      <w:r w:rsidR="6D8C0AE3">
        <w:rPr/>
        <w:t>pravo</w:t>
      </w:r>
      <w:r w:rsidR="6D8C0AE3">
        <w:rPr/>
        <w:t xml:space="preserve"> </w:t>
      </w:r>
      <w:r w:rsidR="6D8C0AE3">
        <w:rPr/>
        <w:t>vreme</w:t>
      </w:r>
      <w:r w:rsidR="6D8C0AE3">
        <w:rPr/>
        <w:t xml:space="preserve"> za </w:t>
      </w:r>
      <w:r w:rsidR="6D8C0AE3">
        <w:rPr/>
        <w:t>njihovo</w:t>
      </w:r>
      <w:r w:rsidR="6D8C0AE3">
        <w:rPr/>
        <w:t xml:space="preserve"> </w:t>
      </w:r>
      <w:r w:rsidR="6D8C0AE3">
        <w:rPr/>
        <w:t>povezivanje</w:t>
      </w:r>
      <w:r w:rsidR="6D8C0AE3">
        <w:rPr/>
        <w:t xml:space="preserve">. Fokus se </w:t>
      </w:r>
      <w:r w:rsidR="6D8C0AE3">
        <w:rPr/>
        <w:t>pomera</w:t>
      </w:r>
      <w:r w:rsidR="6D8C0AE3">
        <w:rPr/>
        <w:t xml:space="preserve"> </w:t>
      </w:r>
      <w:r w:rsidR="6D8C0AE3">
        <w:rPr/>
        <w:t>na</w:t>
      </w:r>
      <w:r w:rsidR="6D8C0AE3">
        <w:rPr/>
        <w:t xml:space="preserve"> </w:t>
      </w:r>
      <w:r w:rsidR="6D8C0AE3">
        <w:rPr/>
        <w:t>vladu</w:t>
      </w:r>
      <w:r w:rsidR="6D8C0AE3">
        <w:rPr/>
        <w:t xml:space="preserve"> u </w:t>
      </w:r>
      <w:r w:rsidR="6D8C0AE3">
        <w:rPr/>
        <w:t>celini</w:t>
      </w:r>
      <w:r w:rsidR="6D8C0AE3">
        <w:rPr/>
        <w:t xml:space="preserve">, </w:t>
      </w:r>
      <w:r w:rsidR="6D8C0AE3">
        <w:rPr/>
        <w:t>čineći</w:t>
      </w:r>
      <w:r w:rsidR="58B20AC4">
        <w:rPr/>
        <w:t xml:space="preserve"> je </w:t>
      </w:r>
      <w:r w:rsidR="58B20AC4">
        <w:rPr/>
        <w:t>digitalnom</w:t>
      </w:r>
      <w:r w:rsidR="58B20AC4">
        <w:rPr/>
        <w:t xml:space="preserve"> </w:t>
      </w:r>
      <w:r w:rsidR="58B20AC4">
        <w:rPr/>
        <w:t>i</w:t>
      </w:r>
      <w:r w:rsidR="58B20AC4">
        <w:rPr/>
        <w:t xml:space="preserve"> </w:t>
      </w:r>
      <w:r w:rsidR="58B20AC4">
        <w:rPr/>
        <w:t>međusobno</w:t>
      </w:r>
      <w:r w:rsidR="58B20AC4">
        <w:rPr/>
        <w:t xml:space="preserve"> </w:t>
      </w:r>
      <w:r w:rsidR="58B20AC4">
        <w:rPr/>
        <w:t>povezanom</w:t>
      </w:r>
      <w:r w:rsidR="58B20AC4">
        <w:rPr/>
        <w:t xml:space="preserve"> </w:t>
      </w:r>
      <w:r w:rsidR="58B20AC4">
        <w:rPr/>
        <w:t>na</w:t>
      </w:r>
      <w:r w:rsidR="58B20AC4">
        <w:rPr/>
        <w:t xml:space="preserve"> </w:t>
      </w:r>
      <w:r w:rsidR="58B20AC4">
        <w:rPr/>
        <w:t>holistički</w:t>
      </w:r>
      <w:r w:rsidR="58B20AC4">
        <w:rPr/>
        <w:t xml:space="preserve"> </w:t>
      </w:r>
      <w:r w:rsidR="58B20AC4">
        <w:rPr/>
        <w:t>način</w:t>
      </w:r>
      <w:r w:rsidR="58B20AC4">
        <w:rPr/>
        <w:t xml:space="preserve">. </w:t>
      </w:r>
      <w:r w:rsidR="58B20AC4">
        <w:rPr/>
        <w:t>Povezivanjem</w:t>
      </w:r>
      <w:r w:rsidR="58B20AC4">
        <w:rPr/>
        <w:t xml:space="preserve"> </w:t>
      </w:r>
      <w:r w:rsidR="58B20AC4">
        <w:rPr/>
        <w:t>različitih</w:t>
      </w:r>
      <w:r w:rsidR="58B20AC4">
        <w:rPr/>
        <w:t xml:space="preserve"> </w:t>
      </w:r>
      <w:r w:rsidR="58B20AC4">
        <w:rPr/>
        <w:t>ministarstva</w:t>
      </w:r>
      <w:r w:rsidR="58B20AC4">
        <w:rPr/>
        <w:t xml:space="preserve"> </w:t>
      </w:r>
      <w:r w:rsidR="58B20AC4">
        <w:rPr/>
        <w:t>istom</w:t>
      </w:r>
      <w:r w:rsidR="58B20AC4">
        <w:rPr/>
        <w:t xml:space="preserve"> </w:t>
      </w:r>
      <w:r w:rsidR="58B20AC4">
        <w:rPr/>
        <w:t>digitalnom</w:t>
      </w:r>
      <w:r w:rsidR="58B20AC4">
        <w:rPr/>
        <w:t xml:space="preserve"> </w:t>
      </w:r>
      <w:r w:rsidR="58B20AC4">
        <w:rPr/>
        <w:t>platformom</w:t>
      </w:r>
      <w:r w:rsidR="58B20AC4">
        <w:rPr/>
        <w:t xml:space="preserve"> je </w:t>
      </w:r>
      <w:r w:rsidR="58B20AC4">
        <w:rPr/>
        <w:t>imalo</w:t>
      </w:r>
      <w:r w:rsidR="58B20AC4">
        <w:rPr/>
        <w:t xml:space="preserve"> </w:t>
      </w:r>
      <w:r w:rsidR="58B20AC4">
        <w:rPr/>
        <w:t>najveću</w:t>
      </w:r>
      <w:r w:rsidR="58B20AC4">
        <w:rPr/>
        <w:t xml:space="preserve"> </w:t>
      </w:r>
      <w:r w:rsidR="58B20AC4">
        <w:rPr/>
        <w:t>vrednost</w:t>
      </w:r>
      <w:r w:rsidR="58B20AC4">
        <w:rPr/>
        <w:t xml:space="preserve"> </w:t>
      </w:r>
      <w:r w:rsidR="58B20AC4">
        <w:rPr/>
        <w:t>ur</w:t>
      </w:r>
      <w:r w:rsidR="58B20AC4">
        <w:rPr/>
        <w:t xml:space="preserve"> </w:t>
      </w:r>
      <w:r w:rsidR="58B20AC4">
        <w:rPr/>
        <w:t>acionalizaciji</w:t>
      </w:r>
      <w:r w:rsidR="58B20AC4">
        <w:rPr/>
        <w:t xml:space="preserve"> </w:t>
      </w:r>
      <w:r w:rsidR="58B20AC4">
        <w:rPr/>
        <w:t>rada</w:t>
      </w:r>
      <w:r w:rsidR="58B20AC4">
        <w:rPr/>
        <w:t xml:space="preserve"> </w:t>
      </w:r>
      <w:r w:rsidR="58B20AC4">
        <w:rPr/>
        <w:t>javnih</w:t>
      </w:r>
      <w:r w:rsidR="58B20AC4">
        <w:rPr/>
        <w:t xml:space="preserve"> </w:t>
      </w:r>
      <w:r w:rsidR="58B20AC4">
        <w:rPr/>
        <w:t>uprava</w:t>
      </w:r>
      <w:r w:rsidR="58B20AC4">
        <w:rPr/>
        <w:t xml:space="preserve">. </w:t>
      </w:r>
      <w:r w:rsidR="58B20AC4">
        <w:rPr/>
        <w:t>Priprema</w:t>
      </w:r>
      <w:r w:rsidR="58B20AC4">
        <w:rPr/>
        <w:t xml:space="preserve"> se </w:t>
      </w:r>
      <w:r w:rsidR="58B20AC4">
        <w:rPr/>
        <w:t>teren</w:t>
      </w:r>
      <w:r w:rsidR="58B20AC4">
        <w:rPr/>
        <w:t xml:space="preserve"> za </w:t>
      </w:r>
      <w:r w:rsidR="58B20AC4">
        <w:rPr/>
        <w:t>efikasnu</w:t>
      </w:r>
      <w:r w:rsidR="58B20AC4">
        <w:rPr/>
        <w:t xml:space="preserve"> </w:t>
      </w:r>
      <w:r w:rsidR="58B20AC4">
        <w:rPr/>
        <w:t>interakciju</w:t>
      </w:r>
      <w:r w:rsidR="58B20AC4">
        <w:rPr/>
        <w:t xml:space="preserve"> </w:t>
      </w:r>
      <w:r w:rsidR="58B20AC4">
        <w:rPr/>
        <w:t>sa</w:t>
      </w:r>
      <w:r w:rsidR="58B20AC4">
        <w:rPr/>
        <w:t xml:space="preserve"> </w:t>
      </w:r>
      <w:r w:rsidR="58B20AC4">
        <w:rPr/>
        <w:t>građanima</w:t>
      </w:r>
      <w:r w:rsidR="58B20AC4">
        <w:rPr/>
        <w:t>.</w:t>
      </w:r>
    </w:p>
    <w:p w:rsidR="17AB595D" w:rsidP="0CFF99AD" w:rsidRDefault="17AB595D" w14:paraId="4ACE0886" w14:textId="2A1BE5A2">
      <w:pPr>
        <w:pStyle w:val="Heading2"/>
      </w:pPr>
      <w:bookmarkStart w:name="_Toc1440449630" w:id="1845427982"/>
      <w:r w:rsidR="17AB595D">
        <w:rPr/>
        <w:t>2010-e</w:t>
      </w:r>
      <w:r w:rsidR="4A1A78E8">
        <w:rPr/>
        <w:t xml:space="preserve"> </w:t>
      </w:r>
      <w:r w:rsidR="021463E8">
        <w:rPr/>
        <w:t xml:space="preserve">- </w:t>
      </w:r>
      <w:r w:rsidR="021463E8">
        <w:rPr/>
        <w:t>Decenija</w:t>
      </w:r>
      <w:r w:rsidR="021463E8">
        <w:rPr/>
        <w:t xml:space="preserve"> </w:t>
      </w:r>
      <w:r w:rsidR="357AA1C2">
        <w:rPr/>
        <w:t>usluga</w:t>
      </w:r>
      <w:r w:rsidR="357AA1C2">
        <w:rPr/>
        <w:t xml:space="preserve"> </w:t>
      </w:r>
      <w:r w:rsidR="357AA1C2">
        <w:rPr/>
        <w:t>usresređenih</w:t>
      </w:r>
      <w:r w:rsidR="357AA1C2">
        <w:rPr/>
        <w:t xml:space="preserve"> </w:t>
      </w:r>
      <w:r w:rsidR="357AA1C2">
        <w:rPr/>
        <w:t>na</w:t>
      </w:r>
      <w:r w:rsidR="357AA1C2">
        <w:rPr/>
        <w:t xml:space="preserve"> </w:t>
      </w:r>
      <w:r w:rsidR="357AA1C2">
        <w:rPr/>
        <w:t>građane</w:t>
      </w:r>
      <w:bookmarkEnd w:id="1845427982"/>
    </w:p>
    <w:p w:rsidR="357AA1C2" w:rsidP="0CFF99AD" w:rsidRDefault="357AA1C2" w14:paraId="41279DCC" w14:textId="6ECFDC72">
      <w:pPr>
        <w:pStyle w:val="Normal"/>
      </w:pPr>
      <w:r w:rsidR="357AA1C2">
        <w:rPr/>
        <w:t xml:space="preserve">U </w:t>
      </w:r>
      <w:r w:rsidR="357AA1C2">
        <w:rPr/>
        <w:t>treć</w:t>
      </w:r>
      <w:r w:rsidR="49B4A6EB">
        <w:rPr/>
        <w:t>oj</w:t>
      </w:r>
      <w:r w:rsidR="49B4A6EB">
        <w:rPr/>
        <w:t xml:space="preserve"> </w:t>
      </w:r>
      <w:r w:rsidR="49B4A6EB">
        <w:rPr/>
        <w:t>deceniji</w:t>
      </w:r>
      <w:r w:rsidR="49B4A6EB">
        <w:rPr/>
        <w:t xml:space="preserve"> (2010.-tih </w:t>
      </w:r>
      <w:r w:rsidR="49B4A6EB">
        <w:rPr/>
        <w:t>godina</w:t>
      </w:r>
      <w:r w:rsidR="49B4A6EB">
        <w:rPr/>
        <w:t xml:space="preserve">) </w:t>
      </w:r>
      <w:r w:rsidR="1F8F4BD7">
        <w:rPr/>
        <w:t xml:space="preserve">se </w:t>
      </w:r>
      <w:r w:rsidR="1F8F4BD7">
        <w:rPr/>
        <w:t>omogućavaju</w:t>
      </w:r>
      <w:r w:rsidR="1F8F4BD7">
        <w:rPr/>
        <w:t xml:space="preserve"> </w:t>
      </w:r>
      <w:r w:rsidR="1F8F4BD7">
        <w:rPr/>
        <w:t>usluge</w:t>
      </w:r>
      <w:r w:rsidR="1F8F4BD7">
        <w:rPr/>
        <w:t xml:space="preserve"> </w:t>
      </w:r>
      <w:r w:rsidR="1F8F4BD7">
        <w:rPr/>
        <w:t>usresređene</w:t>
      </w:r>
      <w:r w:rsidR="1F8F4BD7">
        <w:rPr/>
        <w:t xml:space="preserve"> </w:t>
      </w:r>
      <w:r w:rsidR="1F8F4BD7">
        <w:rPr/>
        <w:t>na</w:t>
      </w:r>
      <w:r w:rsidR="1F8F4BD7">
        <w:rPr/>
        <w:t xml:space="preserve"> </w:t>
      </w:r>
      <w:r w:rsidR="1F8F4BD7">
        <w:rPr/>
        <w:t>građane</w:t>
      </w:r>
      <w:r w:rsidR="1F8F4BD7">
        <w:rPr/>
        <w:t xml:space="preserve">. </w:t>
      </w:r>
      <w:r w:rsidR="1F8F4BD7">
        <w:rPr/>
        <w:t>Pošto</w:t>
      </w:r>
      <w:r w:rsidR="1F8F4BD7">
        <w:rPr/>
        <w:t xml:space="preserve"> </w:t>
      </w:r>
      <w:r w:rsidR="1F8F4BD7">
        <w:rPr/>
        <w:t>su</w:t>
      </w:r>
      <w:r w:rsidR="1F8F4BD7">
        <w:rPr/>
        <w:t xml:space="preserve"> </w:t>
      </w:r>
      <w:r w:rsidR="1F8F4BD7">
        <w:rPr/>
        <w:t>institucije</w:t>
      </w:r>
      <w:r w:rsidR="1F8F4BD7">
        <w:rPr/>
        <w:t xml:space="preserve"> </w:t>
      </w:r>
      <w:r w:rsidR="1F8F4BD7">
        <w:rPr/>
        <w:t>sada</w:t>
      </w:r>
      <w:r w:rsidR="1F8F4BD7">
        <w:rPr/>
        <w:t xml:space="preserve"> </w:t>
      </w:r>
      <w:r w:rsidR="1F8F4BD7">
        <w:rPr/>
        <w:t>temeljno</w:t>
      </w:r>
      <w:r w:rsidR="1F8F4BD7">
        <w:rPr/>
        <w:t xml:space="preserve"> </w:t>
      </w:r>
      <w:r w:rsidR="1F8F4BD7">
        <w:rPr/>
        <w:t>povezane</w:t>
      </w:r>
      <w:r w:rsidR="1F8F4BD7">
        <w:rPr/>
        <w:t xml:space="preserve"> </w:t>
      </w:r>
      <w:r w:rsidR="1F8F4BD7">
        <w:rPr/>
        <w:t>i</w:t>
      </w:r>
      <w:r w:rsidR="1F8F4BD7">
        <w:rPr/>
        <w:t xml:space="preserve"> </w:t>
      </w:r>
      <w:r w:rsidR="1F8F4BD7">
        <w:rPr/>
        <w:t>digitalizovane</w:t>
      </w:r>
      <w:r w:rsidR="1F8F4BD7">
        <w:rPr/>
        <w:t xml:space="preserve">, </w:t>
      </w:r>
      <w:r w:rsidR="1F8F4BD7">
        <w:rPr/>
        <w:t>države</w:t>
      </w:r>
      <w:r w:rsidR="1F8F4BD7">
        <w:rPr/>
        <w:t xml:space="preserve"> </w:t>
      </w:r>
      <w:r w:rsidR="1F8F4BD7">
        <w:rPr/>
        <w:t>su</w:t>
      </w:r>
      <w:r w:rsidR="1F8F4BD7">
        <w:rPr/>
        <w:t xml:space="preserve"> </w:t>
      </w:r>
      <w:r w:rsidR="1F8F4BD7">
        <w:rPr/>
        <w:t>sada</w:t>
      </w:r>
      <w:r w:rsidR="1F8F4BD7">
        <w:rPr/>
        <w:t xml:space="preserve"> </w:t>
      </w:r>
      <w:r w:rsidR="1F8F4BD7">
        <w:rPr/>
        <w:t>spremne</w:t>
      </w:r>
      <w:r w:rsidR="1F8F4BD7">
        <w:rPr/>
        <w:t xml:space="preserve"> da </w:t>
      </w:r>
      <w:r w:rsidR="1F8F4BD7">
        <w:rPr/>
        <w:t>postanu</w:t>
      </w:r>
      <w:r w:rsidR="1F8F4BD7">
        <w:rPr/>
        <w:t xml:space="preserve"> </w:t>
      </w:r>
      <w:r w:rsidR="1F8F4BD7">
        <w:rPr/>
        <w:t>platforme</w:t>
      </w:r>
      <w:r w:rsidR="1F8F4BD7">
        <w:rPr/>
        <w:t xml:space="preserve"> za </w:t>
      </w:r>
      <w:r w:rsidR="1F8F4BD7">
        <w:rPr/>
        <w:t>servise</w:t>
      </w:r>
      <w:r w:rsidR="1F8F4BD7">
        <w:rPr/>
        <w:t xml:space="preserve"> </w:t>
      </w:r>
      <w:r w:rsidR="1F8F4BD7">
        <w:rPr/>
        <w:t>usresređene</w:t>
      </w:r>
      <w:r w:rsidR="1F8F4BD7">
        <w:rPr/>
        <w:t xml:space="preserve"> </w:t>
      </w:r>
      <w:r w:rsidR="1F8F4BD7">
        <w:rPr/>
        <w:t>na</w:t>
      </w:r>
      <w:r w:rsidR="1F8F4BD7">
        <w:rPr/>
        <w:t xml:space="preserve"> </w:t>
      </w:r>
      <w:r w:rsidR="1F8F4BD7">
        <w:rPr/>
        <w:t>građane</w:t>
      </w:r>
      <w:r w:rsidR="1F8F4BD7">
        <w:rPr/>
        <w:t>.</w:t>
      </w:r>
    </w:p>
    <w:p w:rsidR="1F8F4BD7" w:rsidP="0CFF99AD" w:rsidRDefault="1F8F4BD7" w14:paraId="3F8533F6" w14:textId="028C33A1">
      <w:pPr>
        <w:pStyle w:val="Heading2"/>
      </w:pPr>
      <w:bookmarkStart w:name="_Toc1123901686" w:id="1975823797"/>
      <w:r w:rsidR="1F8F4BD7">
        <w:rPr/>
        <w:t>2020-e</w:t>
      </w:r>
      <w:r w:rsidR="08D286A8">
        <w:rPr/>
        <w:t xml:space="preserve"> – </w:t>
      </w:r>
      <w:r w:rsidR="08D286A8">
        <w:rPr/>
        <w:t>Decenija</w:t>
      </w:r>
      <w:r w:rsidR="08D286A8">
        <w:rPr/>
        <w:t xml:space="preserve"> </w:t>
      </w:r>
      <w:r w:rsidR="08D286A8">
        <w:rPr/>
        <w:t>gde</w:t>
      </w:r>
      <w:r w:rsidR="08D286A8">
        <w:rPr/>
        <w:t xml:space="preserve"> </w:t>
      </w:r>
      <w:r w:rsidR="08D286A8">
        <w:rPr/>
        <w:t>će</w:t>
      </w:r>
      <w:r w:rsidR="08D286A8">
        <w:rPr/>
        <w:t xml:space="preserve"> </w:t>
      </w:r>
      <w:r w:rsidR="08D286A8">
        <w:rPr/>
        <w:t>trendovi</w:t>
      </w:r>
      <w:r w:rsidR="08D286A8">
        <w:rPr/>
        <w:t xml:space="preserve"> u E-</w:t>
      </w:r>
      <w:r w:rsidR="08D286A8">
        <w:rPr/>
        <w:t>upravu</w:t>
      </w:r>
      <w:r w:rsidR="08D286A8">
        <w:rPr/>
        <w:t xml:space="preserve"> </w:t>
      </w:r>
      <w:r w:rsidR="08D286A8">
        <w:rPr/>
        <w:t>uticati</w:t>
      </w:r>
      <w:r w:rsidR="08D286A8">
        <w:rPr/>
        <w:t xml:space="preserve"> </w:t>
      </w:r>
      <w:r w:rsidR="08D286A8">
        <w:rPr/>
        <w:t>na</w:t>
      </w:r>
      <w:r w:rsidR="08D286A8">
        <w:rPr/>
        <w:t xml:space="preserve"> </w:t>
      </w:r>
      <w:r w:rsidR="08D286A8">
        <w:rPr/>
        <w:t>društvo</w:t>
      </w:r>
      <w:r w:rsidR="08D286A8">
        <w:rPr/>
        <w:t xml:space="preserve"> u </w:t>
      </w:r>
      <w:r w:rsidR="08D286A8">
        <w:rPr/>
        <w:t>celini</w:t>
      </w:r>
      <w:bookmarkEnd w:id="1975823797"/>
    </w:p>
    <w:p w:rsidR="08D286A8" w:rsidP="0CFF99AD" w:rsidRDefault="08D286A8" w14:paraId="5DD7AF7C" w14:textId="3B901AB4">
      <w:pPr>
        <w:pStyle w:val="Normal"/>
      </w:pPr>
      <w:r w:rsidR="08D286A8">
        <w:rPr/>
        <w:t>Predviđa</w:t>
      </w:r>
      <w:r w:rsidR="08D286A8">
        <w:rPr/>
        <w:t xml:space="preserve"> se da </w:t>
      </w:r>
      <w:r w:rsidR="08D286A8">
        <w:rPr/>
        <w:t>će</w:t>
      </w:r>
      <w:r w:rsidR="08D286A8">
        <w:rPr/>
        <w:t xml:space="preserve"> </w:t>
      </w:r>
      <w:r w:rsidR="08D286A8">
        <w:rPr/>
        <w:t>ovo</w:t>
      </w:r>
      <w:r w:rsidR="08D286A8">
        <w:rPr/>
        <w:t xml:space="preserve"> </w:t>
      </w:r>
      <w:r w:rsidR="08D286A8">
        <w:rPr/>
        <w:t>biti</w:t>
      </w:r>
      <w:r w:rsidR="08D286A8">
        <w:rPr/>
        <w:t xml:space="preserve"> </w:t>
      </w:r>
      <w:r w:rsidR="08D286A8">
        <w:rPr/>
        <w:t>decenija</w:t>
      </w:r>
      <w:r w:rsidR="08D286A8">
        <w:rPr/>
        <w:t xml:space="preserve"> </w:t>
      </w:r>
      <w:r w:rsidR="08D286A8">
        <w:rPr/>
        <w:t>gde</w:t>
      </w:r>
      <w:r w:rsidR="08D286A8">
        <w:rPr/>
        <w:t xml:space="preserve"> </w:t>
      </w:r>
      <w:r w:rsidR="08D286A8">
        <w:rPr/>
        <w:t>će</w:t>
      </w:r>
      <w:r w:rsidR="08D286A8">
        <w:rPr/>
        <w:t xml:space="preserve"> </w:t>
      </w:r>
      <w:r w:rsidR="08D286A8">
        <w:rPr/>
        <w:t>trendovi</w:t>
      </w:r>
      <w:r w:rsidR="08D286A8">
        <w:rPr/>
        <w:t xml:space="preserve"> u E-</w:t>
      </w:r>
      <w:r w:rsidR="08D286A8">
        <w:rPr/>
        <w:t>upravu</w:t>
      </w:r>
      <w:r w:rsidR="08D286A8">
        <w:rPr/>
        <w:t xml:space="preserve"> </w:t>
      </w:r>
      <w:r w:rsidR="08D286A8">
        <w:rPr/>
        <w:t>uticati</w:t>
      </w:r>
      <w:r w:rsidR="08D286A8">
        <w:rPr/>
        <w:t xml:space="preserve"> </w:t>
      </w:r>
      <w:r w:rsidR="08D286A8">
        <w:rPr/>
        <w:t>na</w:t>
      </w:r>
      <w:r w:rsidR="08D286A8">
        <w:rPr/>
        <w:t xml:space="preserve"> </w:t>
      </w:r>
      <w:r w:rsidR="08D286A8">
        <w:rPr/>
        <w:t>društvo</w:t>
      </w:r>
      <w:r w:rsidR="08D286A8">
        <w:rPr/>
        <w:t xml:space="preserve"> u </w:t>
      </w:r>
      <w:r w:rsidR="08D286A8">
        <w:rPr/>
        <w:t>celini</w:t>
      </w:r>
      <w:r w:rsidR="08D286A8">
        <w:rPr/>
        <w:t xml:space="preserve">. </w:t>
      </w:r>
      <w:r w:rsidR="08D286A8">
        <w:rPr/>
        <w:t>Buduću</w:t>
      </w:r>
      <w:r w:rsidR="08D286A8">
        <w:rPr/>
        <w:t xml:space="preserve"> </w:t>
      </w:r>
      <w:r w:rsidR="08D286A8">
        <w:rPr/>
        <w:t>razvoj</w:t>
      </w:r>
      <w:r w:rsidR="08D286A8">
        <w:rPr/>
        <w:t xml:space="preserve"> </w:t>
      </w:r>
      <w:r w:rsidR="08D286A8">
        <w:rPr/>
        <w:t>predviđa</w:t>
      </w:r>
      <w:r w:rsidR="08D286A8">
        <w:rPr/>
        <w:t xml:space="preserve"> </w:t>
      </w:r>
      <w:r w:rsidR="08D286A8">
        <w:rPr/>
        <w:t>elektronsko</w:t>
      </w:r>
      <w:r w:rsidR="08D286A8">
        <w:rPr/>
        <w:t xml:space="preserve"> </w:t>
      </w:r>
      <w:r w:rsidR="08D286A8">
        <w:rPr/>
        <w:t>glasanje</w:t>
      </w:r>
      <w:r w:rsidR="08D286A8">
        <w:rPr/>
        <w:t xml:space="preserve">, </w:t>
      </w:r>
      <w:r w:rsidR="08D286A8">
        <w:rPr/>
        <w:t>elektronsko</w:t>
      </w:r>
      <w:r w:rsidR="08D286A8">
        <w:rPr/>
        <w:t xml:space="preserve"> </w:t>
      </w:r>
      <w:r w:rsidR="08D286A8">
        <w:rPr/>
        <w:t>potpisivanje</w:t>
      </w:r>
      <w:r w:rsidR="08D286A8">
        <w:rPr/>
        <w:t xml:space="preserve"> </w:t>
      </w:r>
      <w:r w:rsidR="08D286A8">
        <w:rPr/>
        <w:t>peticija</w:t>
      </w:r>
      <w:r w:rsidR="08D286A8">
        <w:rPr/>
        <w:t xml:space="preserve">, </w:t>
      </w:r>
      <w:r w:rsidR="08D286A8">
        <w:rPr/>
        <w:t>elektronske</w:t>
      </w:r>
      <w:r w:rsidR="08D286A8">
        <w:rPr/>
        <w:t xml:space="preserve"> </w:t>
      </w:r>
      <w:r w:rsidR="08D286A8">
        <w:rPr/>
        <w:t>javne</w:t>
      </w:r>
      <w:r w:rsidR="08D286A8">
        <w:rPr/>
        <w:t xml:space="preserve"> </w:t>
      </w:r>
      <w:r w:rsidR="08D286A8">
        <w:rPr/>
        <w:t>rasprave</w:t>
      </w:r>
      <w:r w:rsidR="08D286A8">
        <w:rPr/>
        <w:t xml:space="preserve"> </w:t>
      </w:r>
      <w:r w:rsidR="08D286A8">
        <w:rPr/>
        <w:t>i</w:t>
      </w:r>
      <w:r w:rsidR="08D286A8">
        <w:rPr/>
        <w:t xml:space="preserve"> </w:t>
      </w:r>
      <w:r w:rsidR="08D286A8">
        <w:rPr/>
        <w:t>participaciju</w:t>
      </w:r>
      <w:r w:rsidR="08D286A8">
        <w:rPr/>
        <w:t xml:space="preserve"> </w:t>
      </w:r>
      <w:r w:rsidR="08D286A8">
        <w:rPr/>
        <w:t>građana</w:t>
      </w:r>
      <w:r w:rsidR="08D286A8">
        <w:rPr/>
        <w:t xml:space="preserve">. </w:t>
      </w:r>
      <w:r w:rsidR="08D286A8">
        <w:rPr/>
        <w:t>Postojaće</w:t>
      </w:r>
      <w:r w:rsidR="08D286A8">
        <w:rPr/>
        <w:t xml:space="preserve"> </w:t>
      </w:r>
      <w:r w:rsidR="08D286A8">
        <w:rPr/>
        <w:t>potpuna</w:t>
      </w:r>
      <w:r w:rsidR="08D286A8">
        <w:rPr/>
        <w:t xml:space="preserve"> </w:t>
      </w:r>
      <w:r w:rsidR="08D286A8">
        <w:rPr/>
        <w:t>transparentnost</w:t>
      </w:r>
      <w:r w:rsidR="08D286A8">
        <w:rPr/>
        <w:t xml:space="preserve"> u </w:t>
      </w:r>
      <w:r w:rsidR="08D286A8">
        <w:rPr/>
        <w:t>poslovanju</w:t>
      </w:r>
      <w:r w:rsidR="08D286A8">
        <w:rPr/>
        <w:t xml:space="preserve"> </w:t>
      </w:r>
      <w:r w:rsidR="08D286A8">
        <w:rPr/>
        <w:t>javne</w:t>
      </w:r>
      <w:r w:rsidR="08D286A8">
        <w:rPr/>
        <w:t xml:space="preserve"> </w:t>
      </w:r>
      <w:r w:rsidR="08D286A8">
        <w:rPr/>
        <w:t>administracije</w:t>
      </w:r>
      <w:r w:rsidR="08D286A8">
        <w:rPr/>
        <w:t xml:space="preserve">, </w:t>
      </w:r>
      <w:r w:rsidR="08D286A8">
        <w:rPr/>
        <w:t>što</w:t>
      </w:r>
      <w:r w:rsidR="08D286A8">
        <w:rPr/>
        <w:t xml:space="preserve"> </w:t>
      </w:r>
      <w:r w:rsidR="08D286A8">
        <w:rPr/>
        <w:t>dalje</w:t>
      </w:r>
      <w:r w:rsidR="08D286A8">
        <w:rPr/>
        <w:t xml:space="preserve"> </w:t>
      </w:r>
      <w:r w:rsidR="08D286A8">
        <w:rPr/>
        <w:t>utiče</w:t>
      </w:r>
      <w:r w:rsidR="08D286A8">
        <w:rPr/>
        <w:t xml:space="preserve"> </w:t>
      </w:r>
      <w:r w:rsidR="08D286A8">
        <w:rPr/>
        <w:t>i</w:t>
      </w:r>
      <w:r w:rsidR="08D286A8">
        <w:rPr/>
        <w:t xml:space="preserve"> </w:t>
      </w:r>
      <w:r w:rsidR="08D286A8">
        <w:rPr/>
        <w:t>na</w:t>
      </w:r>
      <w:r w:rsidR="08D286A8">
        <w:rPr/>
        <w:t xml:space="preserve"> </w:t>
      </w:r>
      <w:r w:rsidR="08D286A8">
        <w:rPr/>
        <w:t>privredu</w:t>
      </w:r>
      <w:r w:rsidR="08D286A8">
        <w:rPr/>
        <w:t xml:space="preserve">, </w:t>
      </w:r>
      <w:r w:rsidR="08D286A8">
        <w:rPr/>
        <w:t>politiku</w:t>
      </w:r>
      <w:r w:rsidR="08D286A8">
        <w:rPr/>
        <w:t xml:space="preserve"> </w:t>
      </w:r>
      <w:r w:rsidR="08D286A8">
        <w:rPr/>
        <w:t>i</w:t>
      </w:r>
      <w:r w:rsidR="08D286A8">
        <w:rPr/>
        <w:t xml:space="preserve"> </w:t>
      </w:r>
      <w:r w:rsidR="08D286A8">
        <w:rPr/>
        <w:t>društvo</w:t>
      </w:r>
      <w:r w:rsidR="08D286A8">
        <w:rPr/>
        <w:t>.</w:t>
      </w:r>
    </w:p>
    <w:p w:rsidR="4A455F0C" w:rsidP="0CFF99AD" w:rsidRDefault="4A455F0C" w14:paraId="38641483" w14:textId="42DC04A6">
      <w:pPr>
        <w:pStyle w:val="Heading1"/>
      </w:pPr>
      <w:bookmarkStart w:name="_Toc31469934" w:id="2105020434"/>
      <w:r w:rsidR="4A455F0C">
        <w:rPr/>
        <w:t>Tipovi</w:t>
      </w:r>
      <w:r w:rsidR="4A455F0C">
        <w:rPr/>
        <w:t xml:space="preserve"> E-</w:t>
      </w:r>
      <w:r w:rsidR="4A455F0C">
        <w:rPr/>
        <w:t>uprava</w:t>
      </w:r>
      <w:bookmarkEnd w:id="2105020434"/>
    </w:p>
    <w:p w:rsidR="4A455F0C" w:rsidP="0CFF99AD" w:rsidRDefault="4A455F0C" w14:paraId="31B0B35C" w14:textId="3B9E19CE">
      <w:pPr>
        <w:pStyle w:val="Normal"/>
      </w:pPr>
      <w:r w:rsidR="4A455F0C">
        <w:rPr/>
        <w:t>Postoje</w:t>
      </w:r>
      <w:r w:rsidR="4A455F0C">
        <w:rPr/>
        <w:t xml:space="preserve"> </w:t>
      </w:r>
      <w:r w:rsidR="4A455F0C">
        <w:rPr/>
        <w:t>četiri</w:t>
      </w:r>
      <w:r w:rsidR="4A455F0C">
        <w:rPr/>
        <w:t xml:space="preserve"> </w:t>
      </w:r>
      <w:r w:rsidR="4A455F0C">
        <w:rPr/>
        <w:t>različita</w:t>
      </w:r>
      <w:r w:rsidR="4A455F0C">
        <w:rPr/>
        <w:t xml:space="preserve"> </w:t>
      </w:r>
      <w:r w:rsidR="4A455F0C">
        <w:rPr/>
        <w:t>tipa</w:t>
      </w:r>
      <w:r w:rsidR="4A455F0C">
        <w:rPr/>
        <w:t xml:space="preserve"> E-</w:t>
      </w:r>
      <w:r w:rsidR="4A455F0C">
        <w:rPr/>
        <w:t>uprave</w:t>
      </w:r>
      <w:r w:rsidR="4A455F0C">
        <w:rPr/>
        <w:t>:</w:t>
      </w:r>
    </w:p>
    <w:p w:rsidR="4A455F0C" w:rsidP="0CFF99AD" w:rsidRDefault="4A455F0C" w14:paraId="4F618C06" w14:textId="44F0991A">
      <w:pPr>
        <w:pStyle w:val="ListParagraph"/>
        <w:numPr>
          <w:ilvl w:val="0"/>
          <w:numId w:val="2"/>
        </w:numPr>
        <w:rPr/>
      </w:pPr>
      <w:r w:rsidR="4A455F0C">
        <w:rPr/>
        <w:t>G2C</w:t>
      </w:r>
      <w:r w:rsidR="69CC6506">
        <w:rPr/>
        <w:t xml:space="preserve"> – Government to Citizens (Građani)</w:t>
      </w:r>
    </w:p>
    <w:p w:rsidR="69CC6506" w:rsidP="0CFF99AD" w:rsidRDefault="69CC6506" w14:paraId="2D9CAACA" w14:textId="145649FD">
      <w:pPr>
        <w:pStyle w:val="ListParagraph"/>
        <w:numPr>
          <w:ilvl w:val="0"/>
          <w:numId w:val="2"/>
        </w:numPr>
        <w:rPr/>
      </w:pPr>
      <w:r w:rsidR="69CC6506">
        <w:rPr/>
        <w:t>G2B – Government to Business (Poslovni sektor)</w:t>
      </w:r>
    </w:p>
    <w:p w:rsidR="69CC6506" w:rsidP="0CFF99AD" w:rsidRDefault="69CC6506" w14:paraId="08572ED9" w14:textId="657FCBCC">
      <w:pPr>
        <w:pStyle w:val="ListParagraph"/>
        <w:numPr>
          <w:ilvl w:val="0"/>
          <w:numId w:val="2"/>
        </w:numPr>
        <w:rPr/>
      </w:pPr>
      <w:r w:rsidR="69CC6506">
        <w:rPr/>
        <w:t>G2E – Government to Employees (Zaposleni)</w:t>
      </w:r>
    </w:p>
    <w:p w:rsidR="69CC6506" w:rsidP="0CFF99AD" w:rsidRDefault="69CC6506" w14:paraId="747CA270" w14:textId="02D0EFB9">
      <w:pPr>
        <w:pStyle w:val="ListParagraph"/>
        <w:numPr>
          <w:ilvl w:val="0"/>
          <w:numId w:val="2"/>
        </w:numPr>
        <w:rPr/>
      </w:pPr>
      <w:r w:rsidR="69CC6506">
        <w:rPr/>
        <w:t xml:space="preserve">G2G – Government to </w:t>
      </w:r>
      <w:r w:rsidR="69CC6506">
        <w:rPr/>
        <w:t>Government (</w:t>
      </w:r>
      <w:r w:rsidR="69CC6506">
        <w:rPr/>
        <w:t>Javna</w:t>
      </w:r>
      <w:r w:rsidR="69CC6506">
        <w:rPr/>
        <w:t xml:space="preserve"> </w:t>
      </w:r>
      <w:r w:rsidR="69CC6506">
        <w:rPr/>
        <w:t>uprava</w:t>
      </w:r>
      <w:r w:rsidR="69CC6506">
        <w:rPr/>
        <w:t>)</w:t>
      </w:r>
    </w:p>
    <w:p w:rsidR="69CC6506" w:rsidP="0CFF99AD" w:rsidRDefault="69CC6506" w14:paraId="54388A36" w14:textId="775D822E">
      <w:pPr>
        <w:pStyle w:val="Normal"/>
      </w:pPr>
      <w:r w:rsidR="69CC6506">
        <w:rPr/>
        <w:t>Svaki</w:t>
      </w:r>
      <w:r w:rsidR="69CC6506">
        <w:rPr/>
        <w:t xml:space="preserve"> tip </w:t>
      </w:r>
      <w:r w:rsidR="69CC6506">
        <w:rPr/>
        <w:t>realizuje</w:t>
      </w:r>
      <w:r w:rsidR="69CC6506">
        <w:rPr/>
        <w:t xml:space="preserve"> </w:t>
      </w:r>
      <w:r w:rsidR="69CC6506">
        <w:rPr/>
        <w:t>interakcije</w:t>
      </w:r>
      <w:r w:rsidR="69CC6506">
        <w:rPr/>
        <w:t xml:space="preserve"> </w:t>
      </w:r>
      <w:r w:rsidR="69CC6506">
        <w:rPr/>
        <w:t>sa</w:t>
      </w:r>
      <w:r w:rsidR="69CC6506">
        <w:rPr/>
        <w:t xml:space="preserve"> </w:t>
      </w:r>
      <w:r w:rsidR="69CC6506">
        <w:rPr/>
        <w:t>svoje</w:t>
      </w:r>
      <w:r w:rsidR="69CC6506">
        <w:rPr/>
        <w:t xml:space="preserve"> </w:t>
      </w:r>
      <w:r w:rsidR="69CC6506">
        <w:rPr/>
        <w:t>četiri</w:t>
      </w:r>
      <w:r w:rsidR="69CC6506">
        <w:rPr/>
        <w:t xml:space="preserve"> </w:t>
      </w:r>
      <w:r w:rsidR="69CC6506">
        <w:rPr/>
        <w:t>ciljne</w:t>
      </w:r>
      <w:r w:rsidR="69CC6506">
        <w:rPr/>
        <w:t xml:space="preserve"> </w:t>
      </w:r>
      <w:r w:rsidR="69CC6506">
        <w:rPr/>
        <w:t>grupe</w:t>
      </w:r>
      <w:r w:rsidR="69CC6506">
        <w:rPr/>
        <w:t>.</w:t>
      </w:r>
    </w:p>
    <w:p w:rsidR="7B332E9B" w:rsidP="0CFF99AD" w:rsidRDefault="7B332E9B" w14:paraId="4DFFE6A4" w14:textId="3DA9281C">
      <w:pPr>
        <w:pStyle w:val="Heading2"/>
      </w:pPr>
      <w:bookmarkStart w:name="_Toc1520707404" w:id="321390442"/>
      <w:r w:rsidR="7B332E9B">
        <w:rPr/>
        <w:t>G2C – Government to Citizens</w:t>
      </w:r>
      <w:bookmarkEnd w:id="321390442"/>
    </w:p>
    <w:p w:rsidR="7B332E9B" w:rsidP="0CFF99AD" w:rsidRDefault="7B332E9B" w14:paraId="3611680B" w14:textId="72F632F9">
      <w:pPr>
        <w:pStyle w:val="Normal"/>
        <w:rPr>
          <w:ins w:author="Aleksa Bozinovic" w:date="2024-05-25T13:42:19.472Z" w16du:dateUtc="2024-05-25T13:42:19.472Z" w:id="228015195"/>
        </w:rPr>
      </w:pPr>
      <w:r w:rsidR="7B332E9B">
        <w:rPr/>
        <w:t>Označava</w:t>
      </w:r>
      <w:r w:rsidR="7B332E9B">
        <w:rPr/>
        <w:t xml:space="preserve"> </w:t>
      </w:r>
      <w:r w:rsidR="7B332E9B">
        <w:rPr/>
        <w:t>komunikaciju</w:t>
      </w:r>
      <w:r w:rsidR="7B332E9B">
        <w:rPr/>
        <w:t xml:space="preserve"> </w:t>
      </w:r>
      <w:r w:rsidR="7B332E9B">
        <w:rPr/>
        <w:t>javne</w:t>
      </w:r>
      <w:r w:rsidR="7B332E9B">
        <w:rPr/>
        <w:t xml:space="preserve"> </w:t>
      </w:r>
      <w:r w:rsidR="7B332E9B">
        <w:rPr/>
        <w:t>uprave</w:t>
      </w:r>
      <w:r w:rsidR="7B332E9B">
        <w:rPr/>
        <w:t xml:space="preserve"> </w:t>
      </w:r>
      <w:r w:rsidR="7B332E9B">
        <w:rPr/>
        <w:t>sa</w:t>
      </w:r>
      <w:r w:rsidR="7B332E9B">
        <w:rPr/>
        <w:t xml:space="preserve"> </w:t>
      </w:r>
      <w:r w:rsidR="7B332E9B">
        <w:rPr/>
        <w:t>građanima</w:t>
      </w:r>
      <w:r w:rsidR="7B332E9B">
        <w:rPr/>
        <w:t xml:space="preserve">. </w:t>
      </w:r>
    </w:p>
    <w:p w:rsidR="7B332E9B" w:rsidP="0CFF99AD" w:rsidRDefault="7B332E9B" w14:paraId="5FE09999" w14:textId="67BDC845">
      <w:pPr>
        <w:pStyle w:val="Normal"/>
        <w:rPr>
          <w:ins w:author="Aleksa Bozinovic" w:date="2024-05-25T13:42:21.517Z" w16du:dateUtc="2024-05-25T13:42:21.517Z" w:id="899634117"/>
        </w:rPr>
      </w:pPr>
      <w:r w:rsidR="7B332E9B">
        <w:rPr/>
        <w:t xml:space="preserve">U </w:t>
      </w:r>
      <w:r w:rsidR="7B332E9B">
        <w:rPr/>
        <w:t>ove</w:t>
      </w:r>
      <w:r w:rsidR="7B332E9B">
        <w:rPr/>
        <w:t xml:space="preserve"> </w:t>
      </w:r>
      <w:r w:rsidR="7B332E9B">
        <w:rPr/>
        <w:t>servise</w:t>
      </w:r>
      <w:r w:rsidR="7B332E9B">
        <w:rPr/>
        <w:t xml:space="preserve"> </w:t>
      </w:r>
      <w:r w:rsidR="7B332E9B">
        <w:rPr/>
        <w:t>spadaju</w:t>
      </w:r>
      <w:r w:rsidR="7B332E9B">
        <w:rPr/>
        <w:t xml:space="preserve">: </w:t>
      </w:r>
      <w:r w:rsidR="7B332E9B">
        <w:rPr/>
        <w:t>podnošenje</w:t>
      </w:r>
      <w:r w:rsidR="7B332E9B">
        <w:rPr/>
        <w:t xml:space="preserve"> </w:t>
      </w:r>
      <w:r w:rsidR="7B332E9B">
        <w:rPr/>
        <w:t>zahteva</w:t>
      </w:r>
      <w:r w:rsidR="7B332E9B">
        <w:rPr/>
        <w:t xml:space="preserve"> za </w:t>
      </w:r>
      <w:r w:rsidR="7B332E9B">
        <w:rPr/>
        <w:t>izdavanje</w:t>
      </w:r>
      <w:r w:rsidR="7B332E9B">
        <w:rPr/>
        <w:t xml:space="preserve"> </w:t>
      </w:r>
      <w:r w:rsidR="7B332E9B">
        <w:rPr/>
        <w:t>ličnih</w:t>
      </w:r>
      <w:r w:rsidR="7B332E9B">
        <w:rPr/>
        <w:t xml:space="preserve"> </w:t>
      </w:r>
      <w:r w:rsidR="7B332E9B">
        <w:rPr/>
        <w:t>dokumenata</w:t>
      </w:r>
      <w:r w:rsidR="7B332E9B">
        <w:rPr/>
        <w:t xml:space="preserve">, </w:t>
      </w:r>
      <w:r w:rsidR="7B332E9B">
        <w:rPr/>
        <w:t>konkursi</w:t>
      </w:r>
      <w:r w:rsidR="7B332E9B">
        <w:rPr/>
        <w:t xml:space="preserve"> za </w:t>
      </w:r>
      <w:r w:rsidR="7B332E9B">
        <w:rPr/>
        <w:t>posao</w:t>
      </w:r>
      <w:r w:rsidR="7B332E9B">
        <w:rPr/>
        <w:t xml:space="preserve"> </w:t>
      </w:r>
      <w:r w:rsidR="7B332E9B">
        <w:rPr/>
        <w:t>i</w:t>
      </w:r>
      <w:r w:rsidR="7B332E9B">
        <w:rPr/>
        <w:t xml:space="preserve"> </w:t>
      </w:r>
      <w:r w:rsidR="7B332E9B">
        <w:rPr/>
        <w:t>obrazovanje</w:t>
      </w:r>
      <w:r w:rsidR="7B332E9B">
        <w:rPr/>
        <w:t xml:space="preserve"> </w:t>
      </w:r>
      <w:r w:rsidR="7B332E9B">
        <w:rPr/>
        <w:t>i</w:t>
      </w:r>
      <w:r w:rsidR="7B332E9B">
        <w:rPr/>
        <w:t xml:space="preserve"> </w:t>
      </w:r>
      <w:r w:rsidR="7B332E9B">
        <w:rPr/>
        <w:t>drugo</w:t>
      </w:r>
      <w:r w:rsidR="7B332E9B">
        <w:rPr/>
        <w:t xml:space="preserve">. </w:t>
      </w:r>
    </w:p>
    <w:p w:rsidR="7B332E9B" w:rsidP="0CFF99AD" w:rsidRDefault="7B332E9B" w14:paraId="0E6F105B" w14:textId="1A27BF10">
      <w:pPr>
        <w:pStyle w:val="Normal"/>
      </w:pPr>
      <w:r w:rsidR="7B332E9B">
        <w:rPr/>
        <w:t>Osnovni</w:t>
      </w:r>
      <w:r w:rsidR="7B332E9B">
        <w:rPr/>
        <w:t xml:space="preserve"> </w:t>
      </w:r>
      <w:r w:rsidR="7B332E9B">
        <w:rPr/>
        <w:t>ciljevi</w:t>
      </w:r>
      <w:r w:rsidR="7B332E9B">
        <w:rPr/>
        <w:t xml:space="preserve"> G2C</w:t>
      </w:r>
      <w:r w:rsidR="20BEA71B">
        <w:rPr/>
        <w:t xml:space="preserve">-a </w:t>
      </w:r>
      <w:r w:rsidR="20BEA71B">
        <w:rPr/>
        <w:t>jeste</w:t>
      </w:r>
      <w:r w:rsidR="20BEA71B">
        <w:rPr/>
        <w:t xml:space="preserve"> </w:t>
      </w:r>
      <w:r w:rsidR="20BEA71B">
        <w:rPr/>
        <w:t>kreiranje</w:t>
      </w:r>
      <w:r w:rsidR="20BEA71B">
        <w:rPr/>
        <w:t xml:space="preserve"> </w:t>
      </w:r>
      <w:r w:rsidR="20BEA71B">
        <w:rPr/>
        <w:t>jedinstvenih</w:t>
      </w:r>
      <w:r w:rsidR="20BEA71B">
        <w:rPr/>
        <w:t xml:space="preserve"> </w:t>
      </w:r>
      <w:r w:rsidR="20BEA71B">
        <w:rPr/>
        <w:t>mesta</w:t>
      </w:r>
      <w:r w:rsidR="20BEA71B">
        <w:rPr/>
        <w:t xml:space="preserve"> </w:t>
      </w:r>
      <w:r w:rsidR="20BEA71B">
        <w:rPr/>
        <w:t>sa</w:t>
      </w:r>
      <w:r w:rsidR="20BEA71B">
        <w:rPr/>
        <w:t xml:space="preserve"> </w:t>
      </w:r>
      <w:r w:rsidR="20BEA71B">
        <w:rPr/>
        <w:t>kojih</w:t>
      </w:r>
      <w:r w:rsidR="20BEA71B">
        <w:rPr/>
        <w:t xml:space="preserve"> </w:t>
      </w:r>
      <w:r w:rsidR="20BEA71B">
        <w:rPr/>
        <w:t>građani</w:t>
      </w:r>
      <w:r w:rsidR="20BEA71B">
        <w:rPr/>
        <w:t xml:space="preserve"> </w:t>
      </w:r>
      <w:r w:rsidR="20BEA71B">
        <w:rPr/>
        <w:t>mogu</w:t>
      </w:r>
      <w:r w:rsidR="20BEA71B">
        <w:rPr/>
        <w:t xml:space="preserve"> </w:t>
      </w:r>
      <w:r w:rsidR="20BEA71B">
        <w:rPr/>
        <w:t>dobiti</w:t>
      </w:r>
      <w:r w:rsidR="20BEA71B">
        <w:rPr/>
        <w:t xml:space="preserve"> </w:t>
      </w:r>
      <w:r w:rsidR="20BEA71B">
        <w:rPr/>
        <w:t>elektronske</w:t>
      </w:r>
      <w:r w:rsidR="20BEA71B">
        <w:rPr/>
        <w:t xml:space="preserve"> </w:t>
      </w:r>
      <w:r w:rsidR="20BEA71B">
        <w:rPr/>
        <w:t>usluge</w:t>
      </w:r>
      <w:r w:rsidR="20BEA71B">
        <w:rPr/>
        <w:t xml:space="preserve"> </w:t>
      </w:r>
      <w:r w:rsidR="20BEA71B">
        <w:rPr/>
        <w:t>i</w:t>
      </w:r>
      <w:r w:rsidR="20BEA71B">
        <w:rPr/>
        <w:t xml:space="preserve"> </w:t>
      </w:r>
      <w:r w:rsidR="20BEA71B">
        <w:rPr/>
        <w:t>podsticanje</w:t>
      </w:r>
      <w:r w:rsidR="20BEA71B">
        <w:rPr/>
        <w:t xml:space="preserve"> </w:t>
      </w:r>
      <w:r w:rsidR="20BEA71B">
        <w:rPr/>
        <w:t>učešća</w:t>
      </w:r>
      <w:r w:rsidR="20BEA71B">
        <w:rPr/>
        <w:t xml:space="preserve"> </w:t>
      </w:r>
      <w:r w:rsidR="20BEA71B">
        <w:rPr/>
        <w:t>građana</w:t>
      </w:r>
      <w:r w:rsidR="20BEA71B">
        <w:rPr/>
        <w:t xml:space="preserve"> u </w:t>
      </w:r>
      <w:r w:rsidR="20BEA71B">
        <w:rPr/>
        <w:t>demokratskim</w:t>
      </w:r>
      <w:r w:rsidR="20BEA71B">
        <w:rPr/>
        <w:t xml:space="preserve"> </w:t>
      </w:r>
      <w:r w:rsidR="20BEA71B">
        <w:rPr/>
        <w:t>procesima</w:t>
      </w:r>
      <w:r w:rsidR="20BEA71B">
        <w:rPr/>
        <w:t>.</w:t>
      </w:r>
    </w:p>
    <w:p w:rsidR="57555841" w:rsidP="0CFF99AD" w:rsidRDefault="57555841" w14:paraId="099609CD" w14:textId="0B63369E">
      <w:pPr>
        <w:pStyle w:val="Heading2"/>
      </w:pPr>
      <w:bookmarkStart w:name="_Toc1886299763" w:id="1419578480"/>
      <w:r w:rsidR="57555841">
        <w:rPr/>
        <w:t>G2B – Government to B</w:t>
      </w:r>
      <w:ins w:author="Aleksa Bozinovic" w:date="2024-05-25T00:27:02.206Z" w:id="667826288">
        <w:r w:rsidR="2B58494C">
          <w:t>u</w:t>
        </w:r>
      </w:ins>
      <w:del w:author="Aleksa Bozinovic" w:date="2024-05-25T00:26:40.359Z" w:id="2098597172">
        <w:r w:rsidDel="57555841">
          <w:delText>iu</w:delText>
        </w:r>
      </w:del>
      <w:r w:rsidR="57555841">
        <w:rPr/>
        <w:t>siness</w:t>
      </w:r>
      <w:bookmarkEnd w:id="1419578480"/>
    </w:p>
    <w:p w:rsidR="57555841" w:rsidP="0CFF99AD" w:rsidRDefault="57555841" w14:paraId="4BCAEC0E" w14:textId="62734C8C">
      <w:pPr>
        <w:pStyle w:val="Normal"/>
        <w:rPr>
          <w:ins w:author="Aleksa Bozinovic" w:date="2024-05-25T13:41:55.734Z" w16du:dateUtc="2024-05-25T13:41:55.734Z" w:id="76573875"/>
        </w:rPr>
      </w:pPr>
      <w:r w:rsidR="57555841">
        <w:rPr/>
        <w:t>Označava</w:t>
      </w:r>
      <w:r w:rsidR="57555841">
        <w:rPr/>
        <w:t xml:space="preserve"> </w:t>
      </w:r>
      <w:r w:rsidR="57555841">
        <w:rPr/>
        <w:t>komunikaciju</w:t>
      </w:r>
      <w:r w:rsidR="57555841">
        <w:rPr/>
        <w:t xml:space="preserve"> </w:t>
      </w:r>
      <w:r w:rsidR="57555841">
        <w:rPr/>
        <w:t>javne</w:t>
      </w:r>
      <w:r w:rsidR="57555841">
        <w:rPr/>
        <w:t xml:space="preserve"> </w:t>
      </w:r>
      <w:r w:rsidR="57555841">
        <w:rPr/>
        <w:t>uprave</w:t>
      </w:r>
      <w:r w:rsidR="57555841">
        <w:rPr/>
        <w:t xml:space="preserve"> </w:t>
      </w:r>
      <w:r w:rsidR="57555841">
        <w:rPr/>
        <w:t>sa</w:t>
      </w:r>
      <w:r w:rsidR="57555841">
        <w:rPr/>
        <w:t xml:space="preserve"> </w:t>
      </w:r>
      <w:r w:rsidR="57555841">
        <w:rPr/>
        <w:t>preduzećima</w:t>
      </w:r>
      <w:r w:rsidR="57555841">
        <w:rPr/>
        <w:t>.</w:t>
      </w:r>
      <w:r w:rsidR="3F2EEDB3">
        <w:rPr/>
        <w:t xml:space="preserve"> </w:t>
      </w:r>
    </w:p>
    <w:p w:rsidR="3F2EEDB3" w:rsidP="0CFF99AD" w:rsidRDefault="3F2EEDB3" w14:paraId="3A325185" w14:textId="26415145">
      <w:pPr>
        <w:pStyle w:val="Normal"/>
        <w:rPr>
          <w:ins w:author="Aleksa Bozinovic" w:date="2024-05-25T13:41:58.812Z" w16du:dateUtc="2024-05-25T13:41:58.812Z" w:id="527943634"/>
        </w:rPr>
      </w:pPr>
      <w:r w:rsidR="3F2EEDB3">
        <w:rPr/>
        <w:t xml:space="preserve">U </w:t>
      </w:r>
      <w:r w:rsidR="3F2EEDB3">
        <w:rPr/>
        <w:t>ove</w:t>
      </w:r>
      <w:r w:rsidR="3F2EEDB3">
        <w:rPr/>
        <w:t xml:space="preserve"> </w:t>
      </w:r>
      <w:r w:rsidR="3F2EEDB3">
        <w:rPr/>
        <w:t>servise</w:t>
      </w:r>
      <w:r w:rsidR="3F2EEDB3">
        <w:rPr/>
        <w:t xml:space="preserve"> </w:t>
      </w:r>
      <w:r w:rsidR="3F2EEDB3">
        <w:rPr/>
        <w:t>spadaju</w:t>
      </w:r>
      <w:r w:rsidR="3F2EEDB3">
        <w:rPr/>
        <w:t xml:space="preserve">: </w:t>
      </w:r>
      <w:r w:rsidR="3F2EEDB3">
        <w:rPr/>
        <w:t>pružanje</w:t>
      </w:r>
      <w:r w:rsidR="3F2EEDB3">
        <w:rPr/>
        <w:t xml:space="preserve"> </w:t>
      </w:r>
      <w:r w:rsidR="3F2EEDB3">
        <w:rPr/>
        <w:t>pouzdanih</w:t>
      </w:r>
      <w:r w:rsidR="3F2EEDB3">
        <w:rPr/>
        <w:t xml:space="preserve"> </w:t>
      </w:r>
      <w:r w:rsidR="3F2EEDB3">
        <w:rPr/>
        <w:t>podataka</w:t>
      </w:r>
      <w:r w:rsidR="3F2EEDB3">
        <w:rPr/>
        <w:t xml:space="preserve"> </w:t>
      </w:r>
      <w:r w:rsidR="3F2EEDB3">
        <w:rPr/>
        <w:t>preduzećima</w:t>
      </w:r>
      <w:r w:rsidR="3F2EEDB3">
        <w:rPr/>
        <w:t xml:space="preserve">, </w:t>
      </w:r>
      <w:r w:rsidR="3F2EEDB3">
        <w:rPr/>
        <w:t>jednostavnu</w:t>
      </w:r>
      <w:r w:rsidR="3F2EEDB3">
        <w:rPr/>
        <w:t xml:space="preserve"> </w:t>
      </w:r>
      <w:r w:rsidR="3F2EEDB3">
        <w:rPr/>
        <w:t>i</w:t>
      </w:r>
      <w:r w:rsidR="3F2EEDB3">
        <w:rPr/>
        <w:t xml:space="preserve"> </w:t>
      </w:r>
      <w:r w:rsidR="3F2EEDB3">
        <w:rPr/>
        <w:t>brzu</w:t>
      </w:r>
      <w:r w:rsidR="3F2EEDB3">
        <w:rPr/>
        <w:t xml:space="preserve"> </w:t>
      </w:r>
      <w:r w:rsidR="3F2EEDB3">
        <w:rPr/>
        <w:t>realizaciju</w:t>
      </w:r>
      <w:r w:rsidR="3F2EEDB3">
        <w:rPr/>
        <w:t xml:space="preserve"> </w:t>
      </w:r>
      <w:r w:rsidR="3F2EEDB3">
        <w:rPr/>
        <w:t>administrativnih</w:t>
      </w:r>
      <w:r w:rsidR="3F2EEDB3">
        <w:rPr/>
        <w:t xml:space="preserve"> </w:t>
      </w:r>
      <w:r w:rsidR="3F2EEDB3">
        <w:rPr/>
        <w:t>poslova</w:t>
      </w:r>
      <w:r w:rsidR="3F2EEDB3">
        <w:rPr/>
        <w:t xml:space="preserve">. </w:t>
      </w:r>
    </w:p>
    <w:p w:rsidR="3F2EEDB3" w:rsidP="0CFF99AD" w:rsidRDefault="3F2EEDB3" w14:paraId="10E87609" w14:textId="3EF6CE59">
      <w:pPr>
        <w:pStyle w:val="Normal"/>
        <w:rPr>
          <w:ins w:author="Aleksa Bozinovic" w:date="2024-05-25T00:27:36.553Z" w16du:dateUtc="2024-05-25T00:27:36.553Z" w:id="1927970085"/>
        </w:rPr>
      </w:pPr>
      <w:r w:rsidR="3F2EEDB3">
        <w:rPr/>
        <w:t>Onsnovni</w:t>
      </w:r>
      <w:r w:rsidR="3F2EEDB3">
        <w:rPr/>
        <w:t xml:space="preserve"> </w:t>
      </w:r>
      <w:ins w:author="Aleksa Bozinovic" w:date="2024-05-25T00:27:36.31Z" w:id="699601501">
        <w:r w:rsidR="30096876">
          <w:t>ciljevi</w:t>
        </w:r>
        <w:r w:rsidR="30096876">
          <w:t xml:space="preserve"> </w:t>
        </w:r>
        <w:r w:rsidR="30096876">
          <w:t>jesu</w:t>
        </w:r>
        <w:r w:rsidR="30096876">
          <w:t xml:space="preserve"> </w:t>
        </w:r>
        <w:r w:rsidR="30096876">
          <w:t>pojednostavljivanje</w:t>
        </w:r>
        <w:r w:rsidR="30096876">
          <w:t xml:space="preserve"> </w:t>
        </w:r>
        <w:r w:rsidR="30096876">
          <w:t>procesa</w:t>
        </w:r>
        <w:r w:rsidR="30096876">
          <w:t xml:space="preserve"> </w:t>
        </w:r>
        <w:r w:rsidR="30096876">
          <w:t>registracije</w:t>
        </w:r>
        <w:r w:rsidR="30096876">
          <w:t xml:space="preserve"> </w:t>
        </w:r>
        <w:r w:rsidR="30096876">
          <w:t>preduzeća</w:t>
        </w:r>
        <w:r w:rsidR="30096876">
          <w:t xml:space="preserve">, </w:t>
        </w:r>
        <w:r w:rsidR="30096876">
          <w:t>nabavljanja</w:t>
        </w:r>
        <w:r w:rsidR="30096876">
          <w:t xml:space="preserve"> </w:t>
        </w:r>
        <w:r w:rsidR="30096876">
          <w:t>statističkih</w:t>
        </w:r>
        <w:r w:rsidR="30096876">
          <w:t xml:space="preserve"> </w:t>
        </w:r>
        <w:r w:rsidR="30096876">
          <w:t>analiza</w:t>
        </w:r>
        <w:r w:rsidR="30096876">
          <w:t xml:space="preserve">, </w:t>
        </w:r>
        <w:r w:rsidR="30096876">
          <w:t>pristupi</w:t>
        </w:r>
        <w:r w:rsidR="30096876">
          <w:t xml:space="preserve"> </w:t>
        </w:r>
        <w:r w:rsidR="30096876">
          <w:t>bazama</w:t>
        </w:r>
        <w:r w:rsidR="30096876">
          <w:t xml:space="preserve"> </w:t>
        </w:r>
        <w:r w:rsidR="30096876">
          <w:t>podataka</w:t>
        </w:r>
        <w:r w:rsidR="30096876">
          <w:t xml:space="preserve"> </w:t>
        </w:r>
        <w:r w:rsidR="30096876">
          <w:t>i</w:t>
        </w:r>
        <w:r w:rsidR="30096876">
          <w:t xml:space="preserve"> </w:t>
        </w:r>
        <w:r w:rsidR="30096876">
          <w:t>slično</w:t>
        </w:r>
        <w:r w:rsidR="30096876">
          <w:t>.</w:t>
        </w:r>
      </w:ins>
    </w:p>
    <w:p w:rsidR="4E72ED05" w:rsidP="0CFF99AD" w:rsidRDefault="4E72ED05" w14:paraId="72031E5A" w14:textId="08997012">
      <w:pPr>
        <w:pStyle w:val="Heading2"/>
        <w:rPr>
          <w:ins w:author="Aleksa Bozinovic" w:date="2024-05-25T00:29:20.504Z" w16du:dateUtc="2024-05-25T00:29:20.504Z" w:id="9450726"/>
        </w:rPr>
        <w:pPrChange w:author="Aleksa Bozinovic" w:date="2024-05-25T00:28:21.177Z">
          <w:pPr>
            <w:pStyle w:val="Normal"/>
          </w:pPr>
        </w:pPrChange>
      </w:pPr>
      <w:bookmarkStart w:name="_Toc1682365313" w:id="490540380"/>
      <w:ins w:author="Aleksa Bozinovic" w:date="2024-05-25T00:29:19.14Z" w:id="1180394019">
        <w:r w:rsidR="4E72ED05">
          <w:t>G2E – Government to Employees</w:t>
        </w:r>
      </w:ins>
      <w:bookmarkEnd w:id="490540380"/>
    </w:p>
    <w:p w:rsidR="4E72ED05" w:rsidP="0CFF99AD" w:rsidRDefault="4E72ED05" w14:paraId="20D8B950" w14:textId="798F8108">
      <w:pPr>
        <w:pStyle w:val="Normal"/>
        <w:rPr>
          <w:ins w:author="Aleksa Bozinovic" w:date="2024-05-25T13:42:03.683Z" w16du:dateUtc="2024-05-25T13:42:03.683Z" w:id="567091144"/>
        </w:rPr>
        <w:pPrChange w:author="Aleksa Bozinovic" w:date="2024-05-25T00:29:20.506Z">
          <w:pPr>
            <w:pStyle w:val="Heading2"/>
          </w:pPr>
        </w:pPrChange>
      </w:pPr>
      <w:ins w:author="Aleksa Bozinovic" w:date="2024-05-25T00:29:59.957Z" w:id="1629100837">
        <w:r w:rsidR="4E72ED05">
          <w:t>Predstavlja</w:t>
        </w:r>
        <w:r w:rsidR="4E72ED05">
          <w:t xml:space="preserve"> </w:t>
        </w:r>
        <w:r w:rsidR="4E72ED05">
          <w:t>interakciju</w:t>
        </w:r>
        <w:r w:rsidR="4E72ED05">
          <w:t xml:space="preserve"> </w:t>
        </w:r>
        <w:r w:rsidR="4E72ED05">
          <w:t>vlade</w:t>
        </w:r>
        <w:r w:rsidR="4E72ED05">
          <w:t xml:space="preserve"> </w:t>
        </w:r>
        <w:r w:rsidR="4E72ED05">
          <w:t>i</w:t>
        </w:r>
        <w:r w:rsidR="4E72ED05">
          <w:t xml:space="preserve"> </w:t>
        </w:r>
        <w:r w:rsidR="4E72ED05">
          <w:t>njenih</w:t>
        </w:r>
        <w:r w:rsidR="4E72ED05">
          <w:t xml:space="preserve"> </w:t>
        </w:r>
        <w:r w:rsidR="4E72ED05">
          <w:t>zaposlenih</w:t>
        </w:r>
        <w:r w:rsidR="4E72ED05">
          <w:t xml:space="preserve"> u </w:t>
        </w:r>
        <w:r w:rsidR="4E72ED05">
          <w:t>javnoj</w:t>
        </w:r>
        <w:r w:rsidR="4E72ED05">
          <w:t xml:space="preserve"> </w:t>
        </w:r>
        <w:r w:rsidR="4E72ED05">
          <w:t>upravi</w:t>
        </w:r>
        <w:r w:rsidR="4E72ED05">
          <w:t xml:space="preserve">. </w:t>
        </w:r>
      </w:ins>
    </w:p>
    <w:p w:rsidR="4E72ED05" w:rsidP="0CFF99AD" w:rsidRDefault="4E72ED05" w14:paraId="092F9AC0" w14:textId="1F5F1B67">
      <w:pPr>
        <w:pStyle w:val="Normal"/>
        <w:rPr>
          <w:ins w:author="Aleksa Bozinovic" w:date="2024-05-25T13:42:05.732Z" w16du:dateUtc="2024-05-25T13:42:05.732Z" w:id="1927203793"/>
        </w:rPr>
      </w:pPr>
      <w:ins w:author="Aleksa Bozinovic" w:date="2024-05-25T00:29:59.957Z" w:id="238126072">
        <w:r w:rsidR="4E72ED05">
          <w:t>Pruža</w:t>
        </w:r>
        <w:r w:rsidR="4E72ED05">
          <w:t xml:space="preserve"> </w:t>
        </w:r>
        <w:r w:rsidR="4E72ED05">
          <w:t>im</w:t>
        </w:r>
        <w:r w:rsidR="4E72ED05">
          <w:t xml:space="preserve"> </w:t>
        </w:r>
        <w:r w:rsidR="4E72ED05">
          <w:t>servise</w:t>
        </w:r>
        <w:r w:rsidR="4E72ED05">
          <w:t xml:space="preserve"> </w:t>
        </w:r>
        <w:r w:rsidR="4E72ED05">
          <w:t>kao</w:t>
        </w:r>
        <w:r w:rsidR="4E72ED05">
          <w:t xml:space="preserve"> </w:t>
        </w:r>
        <w:r w:rsidR="4E72ED05">
          <w:t>što</w:t>
        </w:r>
        <w:r w:rsidR="4E72ED05">
          <w:t xml:space="preserve"> </w:t>
        </w:r>
        <w:r w:rsidR="4E72ED05">
          <w:t>su</w:t>
        </w:r>
        <w:r w:rsidR="4E72ED05">
          <w:t xml:space="preserve">: </w:t>
        </w:r>
        <w:r w:rsidR="4E72ED05">
          <w:t>elektronske</w:t>
        </w:r>
        <w:r w:rsidR="4E72ED05">
          <w:t xml:space="preserve"> </w:t>
        </w:r>
        <w:r w:rsidR="4E72ED05">
          <w:t>oglasne</w:t>
        </w:r>
        <w:r w:rsidR="4E72ED05">
          <w:t xml:space="preserve"> table, </w:t>
        </w:r>
        <w:r w:rsidR="4E72ED05">
          <w:t>interni</w:t>
        </w:r>
        <w:r w:rsidR="4E72ED05">
          <w:t xml:space="preserve"> </w:t>
        </w:r>
        <w:r w:rsidR="4E72ED05">
          <w:t>servisi</w:t>
        </w:r>
        <w:r w:rsidR="4E72ED05">
          <w:t xml:space="preserve">, </w:t>
        </w:r>
        <w:r w:rsidR="4E72ED05">
          <w:t>servise</w:t>
        </w:r>
        <w:r w:rsidR="4E72ED05">
          <w:t xml:space="preserve"> </w:t>
        </w:r>
        <w:r w:rsidR="4E72ED05">
          <w:t>javne</w:t>
        </w:r>
        <w:r w:rsidR="4E72ED05">
          <w:t xml:space="preserve"> </w:t>
        </w:r>
        <w:r w:rsidR="4E72ED05">
          <w:t>uprave</w:t>
        </w:r>
        <w:r w:rsidR="4E72ED05">
          <w:t xml:space="preserve">, </w:t>
        </w:r>
        <w:r w:rsidR="4E72ED05">
          <w:t>servisi</w:t>
        </w:r>
        <w:r w:rsidR="4E72ED05">
          <w:t xml:space="preserve"> za </w:t>
        </w:r>
        <w:r w:rsidR="4E72ED05">
          <w:t>obuku</w:t>
        </w:r>
        <w:r w:rsidR="4E72ED05">
          <w:t xml:space="preserve"> </w:t>
        </w:r>
        <w:r w:rsidR="4E72ED05">
          <w:t>i</w:t>
        </w:r>
        <w:r w:rsidR="4E72ED05">
          <w:t xml:space="preserve"> </w:t>
        </w:r>
        <w:r w:rsidR="4E72ED05">
          <w:t>drugi</w:t>
        </w:r>
        <w:r w:rsidR="4E72ED05">
          <w:t xml:space="preserve">. </w:t>
        </w:r>
      </w:ins>
    </w:p>
    <w:p w:rsidR="4E72ED05" w:rsidP="0CFF99AD" w:rsidRDefault="4E72ED05" w14:paraId="0F236CAF" w14:textId="255E0598">
      <w:pPr>
        <w:pStyle w:val="Normal"/>
        <w:rPr>
          <w:ins w:author="Aleksa Bozinovic" w:date="2024-05-25T00:30:12.623Z" w16du:dateUtc="2024-05-25T00:30:12.623Z" w:id="628493300"/>
        </w:rPr>
      </w:pPr>
      <w:ins w:author="Aleksa Bozinovic" w:date="2024-05-25T00:29:59.957Z" w:id="818924364">
        <w:r w:rsidR="4E72ED05">
          <w:t>Cilj</w:t>
        </w:r>
        <w:r w:rsidR="4E72ED05">
          <w:t xml:space="preserve"> je da </w:t>
        </w:r>
        <w:r w:rsidR="4E72ED05">
          <w:t>im</w:t>
        </w:r>
        <w:r w:rsidR="4E72ED05">
          <w:t xml:space="preserve"> se </w:t>
        </w:r>
        <w:r w:rsidR="4E72ED05">
          <w:t>poveća</w:t>
        </w:r>
        <w:r w:rsidR="4E72ED05">
          <w:t xml:space="preserve"> </w:t>
        </w:r>
        <w:r w:rsidR="4E72ED05">
          <w:t>efikasnost</w:t>
        </w:r>
        <w:r w:rsidR="4E72ED05">
          <w:t xml:space="preserve"> </w:t>
        </w:r>
        <w:r w:rsidR="4E72ED05">
          <w:t>i</w:t>
        </w:r>
        <w:r w:rsidR="4E72ED05">
          <w:t xml:space="preserve"> </w:t>
        </w:r>
        <w:r w:rsidR="4E72ED05">
          <w:t>produktivnost</w:t>
        </w:r>
        <w:r w:rsidR="4E72ED05">
          <w:t xml:space="preserve"> </w:t>
        </w:r>
        <w:r w:rsidR="4E72ED05">
          <w:t>pružanjem</w:t>
        </w:r>
        <w:r w:rsidR="4E72ED05">
          <w:t xml:space="preserve"> </w:t>
        </w:r>
        <w:r w:rsidR="4E72ED05">
          <w:t>digi</w:t>
        </w:r>
      </w:ins>
      <w:ins w:author="Aleksa Bozinovic" w:date="2024-05-25T00:30:06.415Z" w:id="222655563">
        <w:r w:rsidR="4E72ED05">
          <w:t>talnih</w:t>
        </w:r>
        <w:r w:rsidR="4E72ED05">
          <w:t xml:space="preserve"> </w:t>
        </w:r>
        <w:r w:rsidR="4E72ED05">
          <w:t>alatki</w:t>
        </w:r>
        <w:r w:rsidR="4E72ED05">
          <w:t xml:space="preserve"> </w:t>
        </w:r>
        <w:r w:rsidR="4E72ED05">
          <w:t>koje</w:t>
        </w:r>
        <w:r w:rsidR="4E72ED05">
          <w:t xml:space="preserve"> </w:t>
        </w:r>
        <w:r w:rsidR="4E72ED05">
          <w:t>su</w:t>
        </w:r>
        <w:r w:rsidR="4E72ED05">
          <w:t xml:space="preserve"> lake da se </w:t>
        </w:r>
        <w:r w:rsidR="4E72ED05">
          <w:t>koriste</w:t>
        </w:r>
        <w:r w:rsidR="4E72ED05">
          <w:t>.</w:t>
        </w:r>
      </w:ins>
    </w:p>
    <w:p w:rsidR="4E72ED05" w:rsidP="0CFF99AD" w:rsidRDefault="4E72ED05" w14:paraId="160C8AC5" w14:textId="743B57B9">
      <w:pPr>
        <w:pStyle w:val="Heading2"/>
        <w:rPr>
          <w:ins w:author="Aleksa Bozinovic" w:date="2024-05-25T00:30:21.375Z" w16du:dateUtc="2024-05-25T00:30:21.375Z" w:id="1017989395"/>
        </w:rPr>
        <w:pPrChange w:author="Aleksa Bozinovic" w:date="2024-05-25T00:30:15.774Z">
          <w:pPr>
            <w:pStyle w:val="Normal"/>
          </w:pPr>
        </w:pPrChange>
      </w:pPr>
      <w:bookmarkStart w:name="_Toc124613373" w:id="472712461"/>
      <w:ins w:author="Aleksa Bozinovic" w:date="2024-05-25T00:30:21.067Z" w:id="1716993392">
        <w:r w:rsidR="4E72ED05">
          <w:t>G2G – Government to Government</w:t>
        </w:r>
      </w:ins>
      <w:bookmarkEnd w:id="472712461"/>
    </w:p>
    <w:p w:rsidR="4E72ED05" w:rsidP="0CFF99AD" w:rsidRDefault="4E72ED05" w14:paraId="189E533F" w14:textId="21CEC761">
      <w:pPr>
        <w:pStyle w:val="Normal"/>
        <w:rPr>
          <w:ins w:author="Aleksa Bozinovic" w:date="2024-05-25T13:42:11.418Z" w16du:dateUtc="2024-05-25T13:42:11.418Z" w:id="403040728"/>
        </w:rPr>
        <w:pPrChange w:author="Aleksa Bozinovic" w:date="2024-05-25T00:30:21.376Z">
          <w:pPr>
            <w:pStyle w:val="Heading2"/>
          </w:pPr>
        </w:pPrChange>
      </w:pPr>
      <w:ins w:author="Aleksa Bozinovic" w:date="2024-05-25T00:30:40.188Z" w:id="269365293">
        <w:r w:rsidR="4E72ED05">
          <w:t>Predstavlja</w:t>
        </w:r>
        <w:r w:rsidR="4E72ED05">
          <w:t xml:space="preserve"> </w:t>
        </w:r>
        <w:r w:rsidR="4E72ED05">
          <w:t>saradnju</w:t>
        </w:r>
        <w:r w:rsidR="4E72ED05">
          <w:t xml:space="preserve"> organa </w:t>
        </w:r>
        <w:r w:rsidR="4E72ED05">
          <w:t>državne</w:t>
        </w:r>
        <w:r w:rsidR="4E72ED05">
          <w:t xml:space="preserve"> </w:t>
        </w:r>
        <w:r w:rsidR="4E72ED05">
          <w:t>uprave</w:t>
        </w:r>
        <w:r w:rsidR="4E72ED05">
          <w:t xml:space="preserve"> u </w:t>
        </w:r>
        <w:r w:rsidR="4E72ED05">
          <w:t>cilju</w:t>
        </w:r>
        <w:r w:rsidR="4E72ED05">
          <w:t xml:space="preserve"> </w:t>
        </w:r>
        <w:r w:rsidR="4E72ED05">
          <w:t>pružanja</w:t>
        </w:r>
        <w:r w:rsidR="4E72ED05">
          <w:t xml:space="preserve"> </w:t>
        </w:r>
        <w:r w:rsidR="4E72ED05">
          <w:t>servisa</w:t>
        </w:r>
        <w:r w:rsidR="4E72ED05">
          <w:t xml:space="preserve"> </w:t>
        </w:r>
        <w:r w:rsidR="4E72ED05">
          <w:t>građanima</w:t>
        </w:r>
        <w:r w:rsidR="4E72ED05">
          <w:t xml:space="preserve"> </w:t>
        </w:r>
        <w:r w:rsidR="4E72ED05">
          <w:t>i</w:t>
        </w:r>
        <w:r w:rsidR="4E72ED05">
          <w:t xml:space="preserve"> </w:t>
        </w:r>
        <w:r w:rsidR="4E72ED05">
          <w:t>drugim</w:t>
        </w:r>
        <w:r w:rsidR="4E72ED05">
          <w:t xml:space="preserve"> </w:t>
        </w:r>
        <w:r w:rsidR="4E72ED05">
          <w:t>subjektima</w:t>
        </w:r>
        <w:r w:rsidR="4E72ED05">
          <w:t>.</w:t>
        </w:r>
      </w:ins>
    </w:p>
    <w:p w:rsidR="4E72ED05" w:rsidP="0CFF99AD" w:rsidRDefault="4E72ED05" w14:paraId="5B84DDD1" w14:textId="6B12CF96">
      <w:pPr>
        <w:pStyle w:val="Normal"/>
        <w:rPr>
          <w:ins w:author="Aleksa Bozinovic" w:date="2024-05-25T13:42:12.908Z" w16du:dateUtc="2024-05-25T13:42:12.908Z" w:id="568245141"/>
        </w:rPr>
      </w:pPr>
      <w:ins w:author="Aleksa Bozinovic" w:date="2024-05-25T00:30:40.188Z" w:id="798924342">
        <w:r w:rsidR="4E72ED05">
          <w:t xml:space="preserve"> </w:t>
        </w:r>
        <w:r w:rsidR="4E72ED05">
          <w:t>Njeni</w:t>
        </w:r>
        <w:r w:rsidR="4E72ED05">
          <w:t xml:space="preserve"> </w:t>
        </w:r>
        <w:r w:rsidR="4E72ED05">
          <w:t>servisi</w:t>
        </w:r>
      </w:ins>
      <w:ins w:author="Aleksa Bozinovic" w:date="2024-05-25T00:32:59.629Z" w:id="1892730822">
        <w:r w:rsidR="4E1B2DE4">
          <w:t xml:space="preserve"> </w:t>
        </w:r>
        <w:r w:rsidR="4E1B2DE4">
          <w:t>omogućavaju</w:t>
        </w:r>
        <w:r w:rsidR="4E1B2DE4">
          <w:t xml:space="preserve"> </w:t>
        </w:r>
        <w:r w:rsidR="4E1B2DE4">
          <w:t>deljenje</w:t>
        </w:r>
        <w:r w:rsidR="4E1B2DE4">
          <w:t xml:space="preserve"> </w:t>
        </w:r>
        <w:r w:rsidR="4E1B2DE4">
          <w:t>podataka</w:t>
        </w:r>
        <w:r w:rsidR="4E1B2DE4">
          <w:t xml:space="preserve"> </w:t>
        </w:r>
        <w:r w:rsidR="4E1B2DE4">
          <w:t>i</w:t>
        </w:r>
        <w:r w:rsidR="4E1B2DE4">
          <w:t xml:space="preserve"> </w:t>
        </w:r>
        <w:r w:rsidR="4E1B2DE4">
          <w:t>interpoerabilnost</w:t>
        </w:r>
        <w:r w:rsidR="4E1B2DE4">
          <w:t xml:space="preserve"> </w:t>
        </w:r>
        <w:r w:rsidR="4E1B2DE4">
          <w:t>poslovnih</w:t>
        </w:r>
        <w:r w:rsidR="4E1B2DE4">
          <w:t xml:space="preserve"> </w:t>
        </w:r>
        <w:r w:rsidR="4E1B2DE4">
          <w:t>procesa</w:t>
        </w:r>
        <w:r w:rsidR="4E1B2DE4">
          <w:t xml:space="preserve"> </w:t>
        </w:r>
        <w:r w:rsidR="4E1B2DE4">
          <w:t>elektronskim</w:t>
        </w:r>
        <w:r w:rsidR="4E1B2DE4">
          <w:t xml:space="preserve"> </w:t>
        </w:r>
        <w:r w:rsidR="4E1B2DE4">
          <w:t>putem</w:t>
        </w:r>
        <w:r w:rsidR="4E1B2DE4">
          <w:t xml:space="preserve"> </w:t>
        </w:r>
        <w:r w:rsidR="4E1B2DE4">
          <w:t>izmeđ</w:t>
        </w:r>
      </w:ins>
      <w:ins w:author="Aleksa Bozinovic" w:date="2024-05-25T00:33:18.95Z" w:id="2019567640">
        <w:r w:rsidR="4E1B2DE4">
          <w:t>u</w:t>
        </w:r>
        <w:r w:rsidR="4E1B2DE4">
          <w:t xml:space="preserve"> </w:t>
        </w:r>
        <w:r w:rsidR="4E1B2DE4">
          <w:t>zaposlenih</w:t>
        </w:r>
        <w:r w:rsidR="4E1B2DE4">
          <w:t xml:space="preserve"> u </w:t>
        </w:r>
        <w:r w:rsidR="4E1B2DE4">
          <w:t>vladi</w:t>
        </w:r>
        <w:r w:rsidR="4E1B2DE4">
          <w:t xml:space="preserve"> </w:t>
        </w:r>
        <w:r w:rsidR="4E1B2DE4">
          <w:t>na</w:t>
        </w:r>
        <w:r w:rsidR="4E1B2DE4">
          <w:t xml:space="preserve"> </w:t>
        </w:r>
        <w:r w:rsidR="4E1B2DE4">
          <w:t>svim</w:t>
        </w:r>
        <w:r w:rsidR="4E1B2DE4">
          <w:t xml:space="preserve"> </w:t>
        </w:r>
        <w:r w:rsidR="4E1B2DE4">
          <w:t>nivoima</w:t>
        </w:r>
        <w:r w:rsidR="4E1B2DE4">
          <w:t xml:space="preserve"> </w:t>
        </w:r>
        <w:r w:rsidR="4E1B2DE4">
          <w:t>uprave</w:t>
        </w:r>
        <w:r w:rsidR="4E1B2DE4">
          <w:t xml:space="preserve">. </w:t>
        </w:r>
      </w:ins>
    </w:p>
    <w:p w:rsidR="4E1B2DE4" w:rsidP="0CFF99AD" w:rsidRDefault="4E1B2DE4" w14:paraId="3103CEEA" w14:textId="7A611562">
      <w:pPr>
        <w:pStyle w:val="Normal"/>
        <w:rPr>
          <w:ins w:author="Aleksa Bozinovic" w:date="2024-05-25T00:33:55.093Z" w16du:dateUtc="2024-05-25T00:33:55.093Z" w:id="1225567279"/>
        </w:rPr>
      </w:pPr>
      <w:ins w:author="Aleksa Bozinovic" w:date="2024-05-25T00:33:18.95Z" w:id="606210104">
        <w:r w:rsidR="4E1B2DE4">
          <w:t>Cilj</w:t>
        </w:r>
        <w:r w:rsidR="4E1B2DE4">
          <w:t xml:space="preserve"> je da se </w:t>
        </w:r>
        <w:r w:rsidR="4E1B2DE4">
          <w:t>poboljša</w:t>
        </w:r>
        <w:r w:rsidR="4E1B2DE4">
          <w:t xml:space="preserve"> </w:t>
        </w:r>
        <w:r w:rsidR="4E1B2DE4">
          <w:t>komunikacija</w:t>
        </w:r>
        <w:r w:rsidR="4E1B2DE4">
          <w:t xml:space="preserve"> </w:t>
        </w:r>
        <w:r w:rsidR="4E1B2DE4">
          <w:t>i</w:t>
        </w:r>
        <w:r w:rsidR="4E1B2DE4">
          <w:t xml:space="preserve"> rad </w:t>
        </w:r>
        <w:r w:rsidR="4E1B2DE4">
          <w:t>između</w:t>
        </w:r>
        <w:r w:rsidR="4E1B2DE4">
          <w:t xml:space="preserve"> </w:t>
        </w:r>
        <w:r w:rsidR="4E1B2DE4">
          <w:t>različitih</w:t>
        </w:r>
        <w:r w:rsidR="4E1B2DE4">
          <w:t xml:space="preserve"> </w:t>
        </w:r>
        <w:r w:rsidR="4E1B2DE4">
          <w:t>uprava</w:t>
        </w:r>
        <w:r w:rsidR="4E1B2DE4">
          <w:t xml:space="preserve"> </w:t>
        </w:r>
        <w:r w:rsidR="4E1B2DE4">
          <w:t>korišćenjem</w:t>
        </w:r>
        <w:r w:rsidR="4E1B2DE4">
          <w:t xml:space="preserve"> </w:t>
        </w:r>
        <w:r w:rsidR="4E1B2DE4">
          <w:t>digitalnih</w:t>
        </w:r>
        <w:r w:rsidR="4E1B2DE4">
          <w:t xml:space="preserve"> </w:t>
        </w:r>
        <w:r w:rsidR="4E1B2DE4">
          <w:t>tehnologija</w:t>
        </w:r>
        <w:r w:rsidR="4E1B2DE4">
          <w:t>.</w:t>
        </w:r>
      </w:ins>
    </w:p>
    <w:p w:rsidR="0CFF99AD" w:rsidP="0CFF99AD" w:rsidRDefault="0CFF99AD" w14:paraId="686C0329" w14:textId="5B26AADB">
      <w:pPr>
        <w:pStyle w:val="Normal"/>
        <w:rPr>
          <w:ins w:author="Aleksa Bozinovic" w:date="2024-05-25T00:33:55.527Z" w16du:dateUtc="2024-05-25T00:33:55.527Z" w:id="1413684946"/>
        </w:rPr>
      </w:pPr>
    </w:p>
    <w:p w:rsidR="682C3D33" w:rsidP="0CFF99AD" w:rsidRDefault="682C3D33" w14:paraId="3314801C" w14:textId="05DDCA47">
      <w:pPr>
        <w:pStyle w:val="Normal"/>
        <w:jc w:val="center"/>
        <w:rPr>
          <w:ins w:author="Aleksa Bozinovic" w:date="2024-05-25T00:51:22.698Z" w16du:dateUtc="2024-05-25T00:51:22.698Z" w:id="783865138"/>
          <w:rFonts w:ascii="Aptos" w:hAnsi="Aptos" w:eastAsia="Aptos" w:cs="Aptos"/>
          <w:noProof w:val="0"/>
          <w:sz w:val="22"/>
          <w:szCs w:val="22"/>
          <w:lang w:val="en-US"/>
        </w:rPr>
        <w:pPrChange w:author="Aleksa Bozinovic" w:date="2024-05-25T00:34:35.215Z">
          <w:pPr>
            <w:pStyle w:val="Normal"/>
          </w:pPr>
        </w:pPrChange>
      </w:pPr>
      <w:ins w:author="Aleksa Bozinovic" w:date="2024-05-25T00:34:27.675Z" w:id="1807548594">
        <w:r w:rsidR="682C3D33">
          <w:drawing>
            <wp:inline wp14:editId="4ADDE85F" wp14:anchorId="046AEF4A">
              <wp:extent cx="5286376" cy="3503862"/>
              <wp:effectExtent l="0" t="0" r="0" b="0"/>
              <wp:docPr id="2072473290" name="" descr="Types of e-government | Download Scientific Diagram" title="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"/>
                      <pic:cNvPicPr/>
                    </pic:nvPicPr>
                    <pic:blipFill>
                      <a:blip r:embed="R30c467c2ca85416a">
                        <a:extLst>
                          <a:ext xmlns:a="http://schemas.openxmlformats.org/drawingml/2006/main" uri="{28A0092B-C50C-407E-A947-70E740481C1C}">
                            <a14:useLocalDpi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86376" cy="350386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CFF99AD" w:rsidP="0CFF99AD" w:rsidRDefault="0CFF99AD" w14:paraId="3CE931C0" w14:textId="4BDAA040">
      <w:pPr>
        <w:pStyle w:val="Normal"/>
        <w:jc w:val="center"/>
        <w:rPr>
          <w:ins w:author="Aleksa Bozinovic" w:date="2024-05-25T00:51:23.108Z" w16du:dateUtc="2024-05-25T00:51:23.108Z" w:id="893006517"/>
          <w:rFonts w:ascii="Aptos" w:hAnsi="Aptos" w:eastAsia="Aptos" w:cs="Aptos"/>
          <w:noProof w:val="0"/>
          <w:sz w:val="22"/>
          <w:szCs w:val="22"/>
          <w:lang w:val="en-US"/>
        </w:rPr>
      </w:pPr>
    </w:p>
    <w:p w:rsidR="0AE2B407" w:rsidP="0CFF99AD" w:rsidRDefault="0AE2B407" w14:paraId="4E9A9A89" w14:textId="519FDE48">
      <w:pPr>
        <w:pStyle w:val="Heading2"/>
        <w:rPr>
          <w:ins w:author="Aleksa Bozinovic" w:date="2024-05-25T00:52:00.684Z" w16du:dateUtc="2024-05-25T00:52:00.684Z" w:id="1072700761"/>
          <w:noProof w:val="0"/>
          <w:lang w:val="en-US"/>
        </w:rPr>
        <w:pPrChange w:author="Aleksa Bozinovic" w:date="2024-05-25T12:10:30.585Z">
          <w:pPr>
            <w:pStyle w:val="Normal"/>
            <w:jc w:val="center"/>
          </w:pPr>
        </w:pPrChange>
      </w:pPr>
      <w:bookmarkStart w:name="_Toc321757201" w:id="937327986"/>
      <w:ins w:author="Aleksa Bozinovic" w:date="2024-05-25T00:51:59.948Z" w:id="1065887286">
        <w:r w:rsidRPr="0CFF99AD" w:rsidR="0AE2B407">
          <w:rPr>
            <w:noProof w:val="0"/>
            <w:lang w:val="en-US"/>
          </w:rPr>
          <w:t>Servisi</w:t>
        </w:r>
        <w:r w:rsidRPr="0CFF99AD" w:rsidR="0AE2B407">
          <w:rPr>
            <w:noProof w:val="0"/>
            <w:lang w:val="en-US"/>
          </w:rPr>
          <w:t xml:space="preserve"> za </w:t>
        </w:r>
        <w:r w:rsidRPr="0CFF99AD" w:rsidR="0AE2B407">
          <w:rPr>
            <w:noProof w:val="0"/>
            <w:lang w:val="en-US"/>
          </w:rPr>
          <w:t>građ</w:t>
        </w:r>
      </w:ins>
      <w:ins w:author="Aleksa Bozinovic" w:date="2024-05-25T00:52:00.527Z" w:id="981582590">
        <w:r w:rsidRPr="0CFF99AD" w:rsidR="0AE2B407">
          <w:rPr>
            <w:noProof w:val="0"/>
            <w:lang w:val="en-US"/>
          </w:rPr>
          <w:t>ane</w:t>
        </w:r>
      </w:ins>
      <w:bookmarkEnd w:id="937327986"/>
    </w:p>
    <w:p w:rsidR="0AE2B407" w:rsidP="0CFF99AD" w:rsidRDefault="0AE2B407" w14:paraId="14260E5B" w14:textId="3963B59B">
      <w:pPr>
        <w:pStyle w:val="Normal"/>
        <w:rPr>
          <w:ins w:author="Aleksa Bozinovic" w:date="2024-05-25T00:52:17.996Z" w16du:dateUtc="2024-05-25T00:52:17.996Z" w:id="1023468922"/>
          <w:noProof w:val="0"/>
          <w:lang w:val="en-US"/>
        </w:rPr>
        <w:pPrChange w:author="Aleksa Bozinovic" w:date="2024-05-25T00:52:00.685Z">
          <w:pPr>
            <w:pStyle w:val="Heading1"/>
          </w:pPr>
        </w:pPrChange>
      </w:pPr>
      <w:ins w:author="Aleksa Bozinovic" w:date="2024-05-25T00:52:17.752Z" w:id="1646789612">
        <w:r w:rsidRPr="0CFF99AD" w:rsidR="0AE2B407">
          <w:rPr>
            <w:noProof w:val="0"/>
            <w:lang w:val="en-US"/>
          </w:rPr>
          <w:t xml:space="preserve">Neki od G2C </w:t>
        </w:r>
        <w:r w:rsidRPr="0CFF99AD" w:rsidR="0AE2B407">
          <w:rPr>
            <w:noProof w:val="0"/>
            <w:lang w:val="en-US"/>
          </w:rPr>
          <w:t>servisa</w:t>
        </w:r>
        <w:r w:rsidRPr="0CFF99AD" w:rsidR="0AE2B407">
          <w:rPr>
            <w:noProof w:val="0"/>
            <w:lang w:val="en-US"/>
          </w:rPr>
          <w:t xml:space="preserve"> za </w:t>
        </w:r>
        <w:r w:rsidRPr="0CFF99AD" w:rsidR="0AE2B407">
          <w:rPr>
            <w:noProof w:val="0"/>
            <w:lang w:val="en-US"/>
          </w:rPr>
          <w:t>građane</w:t>
        </w:r>
        <w:r w:rsidRPr="0CFF99AD" w:rsidR="0AE2B407">
          <w:rPr>
            <w:noProof w:val="0"/>
            <w:lang w:val="en-US"/>
          </w:rPr>
          <w:t xml:space="preserve"> jesu:</w:t>
        </w:r>
      </w:ins>
    </w:p>
    <w:p w:rsidR="0AE2B407" w:rsidP="0CFF99AD" w:rsidRDefault="0AE2B407" w14:paraId="670DF381" w14:textId="1706744F">
      <w:pPr>
        <w:pStyle w:val="ListParagraph"/>
        <w:numPr>
          <w:ilvl w:val="0"/>
          <w:numId w:val="3"/>
        </w:numPr>
        <w:rPr>
          <w:ins w:author="Aleksa Bozinovic" w:date="2024-05-25T00:52:29.117Z" w16du:dateUtc="2024-05-25T00:52:29.117Z" w:id="1139268349"/>
          <w:noProof w:val="0"/>
          <w:lang w:val="en-US"/>
        </w:rPr>
        <w:pPrChange w:author="Aleksa Bozinovic" w:date="2024-05-25T00:52:21.786Z">
          <w:pPr>
            <w:pStyle w:val="Normal"/>
          </w:pPr>
        </w:pPrChange>
      </w:pPr>
      <w:ins w:author="Aleksa Bozinovic" w:date="2024-05-25T00:52:28.8Z" w:id="1858988097">
        <w:r w:rsidRPr="0CFF99AD" w:rsidR="0AE2B407">
          <w:rPr>
            <w:noProof w:val="0"/>
            <w:lang w:val="en-US"/>
          </w:rPr>
          <w:t>Prijava poreza na dohodak građana,</w:t>
        </w:r>
      </w:ins>
    </w:p>
    <w:p w:rsidR="0AE2B407" w:rsidP="0CFF99AD" w:rsidRDefault="0AE2B407" w14:paraId="2B8A2520" w14:textId="29C63B48">
      <w:pPr>
        <w:pStyle w:val="ListParagraph"/>
        <w:numPr>
          <w:ilvl w:val="0"/>
          <w:numId w:val="3"/>
        </w:numPr>
        <w:rPr>
          <w:ins w:author="Aleksa Bozinovic" w:date="2024-05-25T00:52:37.244Z" w16du:dateUtc="2024-05-25T00:52:37.244Z" w:id="1629312507"/>
          <w:noProof w:val="0"/>
          <w:lang w:val="en-US"/>
        </w:rPr>
        <w:pPrChange w:author="Aleksa Bozinovic" w:date="2024-05-25T00:52:29.121Z">
          <w:pPr/>
        </w:pPrChange>
      </w:pPr>
      <w:ins w:author="Aleksa Bozinovic" w:date="2024-05-25T00:52:37Z" w:id="533203348">
        <w:r w:rsidRPr="0CFF99AD" w:rsidR="0AE2B407">
          <w:rPr>
            <w:noProof w:val="0"/>
            <w:lang w:val="en-US"/>
          </w:rPr>
          <w:t>Potražnja</w:t>
        </w:r>
        <w:r w:rsidRPr="0CFF99AD" w:rsidR="0AE2B407">
          <w:rPr>
            <w:noProof w:val="0"/>
            <w:lang w:val="en-US"/>
          </w:rPr>
          <w:t xml:space="preserve"> za zaposlenjem,</w:t>
        </w:r>
      </w:ins>
    </w:p>
    <w:p w:rsidR="0AE2B407" w:rsidP="0CFF99AD" w:rsidRDefault="0AE2B407" w14:paraId="141FB333" w14:textId="6B9C8FB0">
      <w:pPr>
        <w:pStyle w:val="ListParagraph"/>
        <w:numPr>
          <w:ilvl w:val="0"/>
          <w:numId w:val="3"/>
        </w:numPr>
        <w:rPr>
          <w:ins w:author="Aleksa Bozinovic" w:date="2024-05-25T11:53:41.159Z" w16du:dateUtc="2024-05-25T11:53:41.159Z" w:id="1276436618"/>
          <w:noProof w:val="0"/>
          <w:lang w:val="en-US"/>
        </w:rPr>
        <w:pPrChange w:author="Aleksa Bozinovic" w:date="2024-05-25T00:52:37.246Z">
          <w:pPr/>
        </w:pPrChange>
      </w:pPr>
      <w:ins w:author="Aleksa Bozinovic" w:date="2024-05-25T00:52:42.32Z" w:id="1210974688">
        <w:r w:rsidRPr="0CFF99AD" w:rsidR="0AE2B407">
          <w:rPr>
            <w:noProof w:val="0"/>
            <w:lang w:val="en-US"/>
          </w:rPr>
          <w:t>Dodaci</w:t>
        </w:r>
        <w:r w:rsidRPr="0CFF99AD" w:rsidR="0AE2B407">
          <w:rPr>
            <w:noProof w:val="0"/>
            <w:lang w:val="en-US"/>
          </w:rPr>
          <w:t xml:space="preserve"> </w:t>
        </w:r>
        <w:r w:rsidRPr="0CFF99AD" w:rsidR="0AE2B407">
          <w:rPr>
            <w:noProof w:val="0"/>
            <w:lang w:val="en-US"/>
          </w:rPr>
          <w:t>socijalne</w:t>
        </w:r>
        <w:r w:rsidRPr="0CFF99AD" w:rsidR="0AE2B407">
          <w:rPr>
            <w:noProof w:val="0"/>
            <w:lang w:val="en-US"/>
          </w:rPr>
          <w:t xml:space="preserve"> </w:t>
        </w:r>
        <w:r w:rsidRPr="0CFF99AD" w:rsidR="0AE2B407">
          <w:rPr>
            <w:noProof w:val="0"/>
            <w:lang w:val="en-US"/>
          </w:rPr>
          <w:t>zaštite</w:t>
        </w:r>
      </w:ins>
      <w:ins w:author="Aleksa Bozinovic" w:date="2024-05-25T11:53:40.878Z" w:id="1575087299">
        <w:r w:rsidRPr="0CFF99AD" w:rsidR="03DADFD7">
          <w:rPr>
            <w:noProof w:val="0"/>
            <w:lang w:val="en-US"/>
          </w:rPr>
          <w:t>,</w:t>
        </w:r>
      </w:ins>
    </w:p>
    <w:p w:rsidR="08C90B6B" w:rsidP="0CFF99AD" w:rsidRDefault="08C90B6B" w14:paraId="74649748" w14:textId="12EF9169">
      <w:pPr>
        <w:pStyle w:val="ListParagraph"/>
        <w:numPr>
          <w:ilvl w:val="0"/>
          <w:numId w:val="3"/>
        </w:numPr>
        <w:rPr>
          <w:ins w:author="Aleksa Bozinovic" w:date="2024-05-25T12:06:12.036Z" w16du:dateUtc="2024-05-25T12:06:12.036Z" w:id="1875338780"/>
          <w:noProof w:val="0"/>
          <w:lang w:val="en-US"/>
        </w:rPr>
        <w:pPrChange w:author="Aleksa Bozinovic" w:date="2024-05-25T11:53:41.165Z">
          <w:pPr/>
        </w:pPrChange>
      </w:pPr>
      <w:ins w:author="Aleksa Bozinovic" w:date="2024-05-25T12:06:11.55Z" w:id="1827783323">
        <w:r w:rsidRPr="0CFF99AD" w:rsidR="08C90B6B">
          <w:rPr>
            <w:noProof w:val="0"/>
            <w:lang w:val="en-US"/>
          </w:rPr>
          <w:t>Lični dokumenti,</w:t>
        </w:r>
      </w:ins>
    </w:p>
    <w:p w:rsidR="08C90B6B" w:rsidP="0CFF99AD" w:rsidRDefault="08C90B6B" w14:paraId="42C6F970" w14:textId="5AA4B8D2">
      <w:pPr>
        <w:pStyle w:val="ListParagraph"/>
        <w:numPr>
          <w:ilvl w:val="0"/>
          <w:numId w:val="3"/>
        </w:numPr>
        <w:rPr>
          <w:ins w:author="Aleksa Bozinovic" w:date="2024-05-25T12:06:33.691Z" w16du:dateUtc="2024-05-25T12:06:33.691Z" w:id="924590373"/>
          <w:noProof w:val="0"/>
          <w:lang w:val="en-US"/>
        </w:rPr>
        <w:pPrChange w:author="Aleksa Bozinovic" w:date="2024-05-25T12:06:12.043Z">
          <w:pPr/>
        </w:pPrChange>
      </w:pPr>
      <w:ins w:author="Aleksa Bozinovic" w:date="2024-05-25T12:06:33.462Z" w:id="1710638087">
        <w:r w:rsidRPr="0CFF99AD" w:rsidR="08C90B6B">
          <w:rPr>
            <w:noProof w:val="0"/>
            <w:lang w:val="en-US"/>
          </w:rPr>
          <w:t>Registracija vozila,</w:t>
        </w:r>
      </w:ins>
    </w:p>
    <w:p w:rsidR="08C90B6B" w:rsidP="0CFF99AD" w:rsidRDefault="08C90B6B" w14:paraId="0CAEFDB0" w14:textId="4EBE19C6">
      <w:pPr>
        <w:pStyle w:val="ListParagraph"/>
        <w:numPr>
          <w:ilvl w:val="0"/>
          <w:numId w:val="3"/>
        </w:numPr>
        <w:rPr>
          <w:ins w:author="Aleksa Bozinovic" w:date="2024-05-25T12:06:40.082Z" w16du:dateUtc="2024-05-25T12:06:40.082Z" w:id="499976401"/>
          <w:noProof w:val="0"/>
          <w:lang w:val="en-US"/>
        </w:rPr>
        <w:pPrChange w:author="Aleksa Bozinovic" w:date="2024-05-25T12:06:33.695Z">
          <w:pPr/>
        </w:pPrChange>
      </w:pPr>
      <w:ins w:author="Aleksa Bozinovic" w:date="2024-05-25T12:06:39.96Z" w:id="1726261314">
        <w:r w:rsidRPr="0CFF99AD" w:rsidR="08C90B6B">
          <w:rPr>
            <w:noProof w:val="0"/>
            <w:lang w:val="en-US"/>
          </w:rPr>
          <w:t>Prijava</w:t>
        </w:r>
        <w:r w:rsidRPr="0CFF99AD" w:rsidR="08C90B6B">
          <w:rPr>
            <w:noProof w:val="0"/>
            <w:lang w:val="en-US"/>
          </w:rPr>
          <w:t xml:space="preserve"> za dozvole za gradnju,</w:t>
        </w:r>
      </w:ins>
    </w:p>
    <w:p w:rsidR="08C90B6B" w:rsidP="0CFF99AD" w:rsidRDefault="08C90B6B" w14:paraId="636074E5" w14:textId="781AEFCB">
      <w:pPr>
        <w:pStyle w:val="ListParagraph"/>
        <w:numPr>
          <w:ilvl w:val="0"/>
          <w:numId w:val="3"/>
        </w:numPr>
        <w:rPr>
          <w:ins w:author="Aleksa Bozinovic" w:date="2024-05-25T12:06:44.225Z" w16du:dateUtc="2024-05-25T12:06:44.225Z" w:id="1415581574"/>
          <w:noProof w:val="0"/>
          <w:lang w:val="en-US"/>
        </w:rPr>
        <w:pPrChange w:author="Aleksa Bozinovic" w:date="2024-05-25T12:06:40.085Z">
          <w:pPr/>
        </w:pPrChange>
      </w:pPr>
      <w:ins w:author="Aleksa Bozinovic" w:date="2024-05-25T12:06:43.925Z" w:id="1687156639">
        <w:r w:rsidRPr="0CFF99AD" w:rsidR="08C90B6B">
          <w:rPr>
            <w:noProof w:val="0"/>
            <w:lang w:val="en-US"/>
          </w:rPr>
          <w:t>Prijave policiji,</w:t>
        </w:r>
      </w:ins>
    </w:p>
    <w:p w:rsidR="08C90B6B" w:rsidP="0CFF99AD" w:rsidRDefault="08C90B6B" w14:paraId="04CB8CD0" w14:textId="6C6D83F8">
      <w:pPr>
        <w:pStyle w:val="ListParagraph"/>
        <w:numPr>
          <w:ilvl w:val="0"/>
          <w:numId w:val="3"/>
        </w:numPr>
        <w:rPr>
          <w:ins w:author="Aleksa Bozinovic" w:date="2024-05-25T12:07:07.972Z" w16du:dateUtc="2024-05-25T12:07:07.972Z" w:id="359803169"/>
          <w:noProof w:val="0"/>
          <w:lang w:val="en-US"/>
        </w:rPr>
        <w:pPrChange w:author="Aleksa Bozinovic" w:date="2024-05-25T12:06:44.227Z">
          <w:pPr/>
        </w:pPrChange>
      </w:pPr>
      <w:ins w:author="Aleksa Bozinovic" w:date="2024-05-25T12:06:45.868Z" w:id="705178215">
        <w:r w:rsidRPr="0CFF99AD" w:rsidR="08C90B6B">
          <w:rPr>
            <w:noProof w:val="0"/>
            <w:lang w:val="en-US"/>
          </w:rPr>
          <w:t>Ja</w:t>
        </w:r>
      </w:ins>
      <w:ins w:author="Aleksa Bozinovic" w:date="2024-05-25T12:07:07.676Z" w:id="1197419194">
        <w:r w:rsidRPr="0CFF99AD" w:rsidR="08C90B6B">
          <w:rPr>
            <w:noProof w:val="0"/>
            <w:lang w:val="en-US"/>
          </w:rPr>
          <w:t>vne biblioteke,</w:t>
        </w:r>
      </w:ins>
    </w:p>
    <w:p w:rsidR="08C90B6B" w:rsidP="0CFF99AD" w:rsidRDefault="08C90B6B" w14:paraId="030F1B4B" w14:textId="7804CF6D">
      <w:pPr>
        <w:pStyle w:val="ListParagraph"/>
        <w:numPr>
          <w:ilvl w:val="0"/>
          <w:numId w:val="3"/>
        </w:numPr>
        <w:rPr>
          <w:ins w:author="Aleksa Bozinovic" w:date="2024-05-25T12:07:23.068Z" w16du:dateUtc="2024-05-25T12:07:23.068Z" w:id="1370350646"/>
          <w:noProof w:val="0"/>
          <w:lang w:val="en-US"/>
        </w:rPr>
        <w:pPrChange w:author="Aleksa Bozinovic" w:date="2024-05-25T12:07:07.974Z">
          <w:pPr/>
        </w:pPrChange>
      </w:pPr>
      <w:ins w:author="Aleksa Bozinovic" w:date="2024-05-25T12:07:22.726Z" w:id="1453593215">
        <w:r w:rsidRPr="0CFF99AD" w:rsidR="08C90B6B">
          <w:rPr>
            <w:noProof w:val="0"/>
            <w:lang w:val="en-US"/>
          </w:rPr>
          <w:t>Izvodi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iz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matičnih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knjiga</w:t>
        </w:r>
        <w:r w:rsidRPr="0CFF99AD" w:rsidR="08C90B6B">
          <w:rPr>
            <w:noProof w:val="0"/>
            <w:lang w:val="en-US"/>
          </w:rPr>
          <w:t xml:space="preserve">, </w:t>
        </w:r>
        <w:r w:rsidRPr="0CFF99AD" w:rsidR="08C90B6B">
          <w:rPr>
            <w:noProof w:val="0"/>
            <w:lang w:val="en-US"/>
          </w:rPr>
          <w:t>zahtevi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i</w:t>
        </w:r>
        <w:r w:rsidRPr="0CFF99AD" w:rsidR="08C90B6B">
          <w:rPr>
            <w:noProof w:val="0"/>
            <w:lang w:val="en-US"/>
          </w:rPr>
          <w:t xml:space="preserve"> isporuke,</w:t>
        </w:r>
      </w:ins>
    </w:p>
    <w:p w:rsidR="08C90B6B" w:rsidP="0CFF99AD" w:rsidRDefault="08C90B6B" w14:paraId="4BB1DF7A" w14:textId="10342DB5">
      <w:pPr>
        <w:pStyle w:val="ListParagraph"/>
        <w:numPr>
          <w:ilvl w:val="0"/>
          <w:numId w:val="3"/>
        </w:numPr>
        <w:rPr>
          <w:ins w:author="Aleksa Bozinovic" w:date="2024-05-25T12:07:32.056Z" w16du:dateUtc="2024-05-25T12:07:32.056Z" w:id="1949348805"/>
          <w:noProof w:val="0"/>
          <w:lang w:val="en-US"/>
        </w:rPr>
        <w:pPrChange w:author="Aleksa Bozinovic" w:date="2024-05-25T12:07:23.074Z">
          <w:pPr/>
        </w:pPrChange>
      </w:pPr>
      <w:ins w:author="Aleksa Bozinovic" w:date="2024-05-25T12:07:31.885Z" w:id="288761849">
        <w:r w:rsidRPr="0CFF99AD" w:rsidR="08C90B6B">
          <w:rPr>
            <w:noProof w:val="0"/>
            <w:lang w:val="en-US"/>
          </w:rPr>
          <w:t>Konkursi</w:t>
        </w:r>
        <w:r w:rsidRPr="0CFF99AD" w:rsidR="08C90B6B">
          <w:rPr>
            <w:noProof w:val="0"/>
            <w:lang w:val="en-US"/>
          </w:rPr>
          <w:t xml:space="preserve"> za </w:t>
        </w:r>
        <w:r w:rsidRPr="0CFF99AD" w:rsidR="08C90B6B">
          <w:rPr>
            <w:noProof w:val="0"/>
            <w:lang w:val="en-US"/>
          </w:rPr>
          <w:t>visoko</w:t>
        </w:r>
        <w:r w:rsidRPr="0CFF99AD" w:rsidR="08C90B6B">
          <w:rPr>
            <w:noProof w:val="0"/>
            <w:lang w:val="en-US"/>
          </w:rPr>
          <w:t xml:space="preserve"> obrazovanje,</w:t>
        </w:r>
      </w:ins>
    </w:p>
    <w:p w:rsidR="08C90B6B" w:rsidP="0CFF99AD" w:rsidRDefault="08C90B6B" w14:paraId="5C44AAD6" w14:textId="6D0BA055">
      <w:pPr>
        <w:pStyle w:val="ListParagraph"/>
        <w:numPr>
          <w:ilvl w:val="0"/>
          <w:numId w:val="3"/>
        </w:numPr>
        <w:rPr>
          <w:ins w:author="Aleksa Bozinovic" w:date="2024-05-25T12:07:43.042Z" w16du:dateUtc="2024-05-25T12:07:43.042Z" w:id="760512266"/>
          <w:noProof w:val="0"/>
          <w:lang w:val="en-US"/>
        </w:rPr>
        <w:pPrChange w:author="Aleksa Bozinovic" w:date="2024-05-25T12:07:32.059Z">
          <w:pPr/>
        </w:pPrChange>
      </w:pPr>
      <w:ins w:author="Aleksa Bozinovic" w:date="2024-05-25T12:07:42.733Z" w:id="1811948156">
        <w:r w:rsidRPr="0CFF99AD" w:rsidR="08C90B6B">
          <w:rPr>
            <w:noProof w:val="0"/>
            <w:lang w:val="en-US"/>
          </w:rPr>
          <w:t>Onlajn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prijava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promene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adrese</w:t>
        </w:r>
        <w:r w:rsidRPr="0CFF99AD" w:rsidR="08C90B6B">
          <w:rPr>
            <w:noProof w:val="0"/>
            <w:lang w:val="en-US"/>
          </w:rPr>
          <w:t xml:space="preserve"> prebivališta i</w:t>
        </w:r>
      </w:ins>
    </w:p>
    <w:p w:rsidR="08C90B6B" w:rsidP="0CFF99AD" w:rsidRDefault="08C90B6B" w14:paraId="52C1D605" w14:textId="1A740E9C">
      <w:pPr>
        <w:pStyle w:val="ListParagraph"/>
        <w:numPr>
          <w:ilvl w:val="0"/>
          <w:numId w:val="3"/>
        </w:numPr>
        <w:rPr>
          <w:ins w:author="Aleksa Bozinovic" w:date="2024-05-25T12:07:49.683Z" w16du:dateUtc="2024-05-25T12:07:49.683Z" w:id="757166742"/>
          <w:noProof w:val="0"/>
          <w:lang w:val="en-US"/>
        </w:rPr>
        <w:pPrChange w:author="Aleksa Bozinovic" w:date="2024-05-25T12:07:43.046Z">
          <w:pPr/>
        </w:pPrChange>
      </w:pPr>
      <w:ins w:author="Aleksa Bozinovic" w:date="2024-05-25T12:07:49.324Z" w:id="79686785">
        <w:r w:rsidRPr="0CFF99AD" w:rsidR="08C90B6B">
          <w:rPr>
            <w:noProof w:val="0"/>
            <w:lang w:val="en-US"/>
          </w:rPr>
          <w:t>Servisi</w:t>
        </w:r>
        <w:r w:rsidRPr="0CFF99AD" w:rsidR="08C90B6B">
          <w:rPr>
            <w:noProof w:val="0"/>
            <w:lang w:val="en-US"/>
          </w:rPr>
          <w:t xml:space="preserve"> koji se </w:t>
        </w:r>
        <w:r w:rsidRPr="0CFF99AD" w:rsidR="08C90B6B">
          <w:rPr>
            <w:noProof w:val="0"/>
            <w:lang w:val="en-US"/>
          </w:rPr>
          <w:t>odnose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na</w:t>
        </w:r>
        <w:r w:rsidRPr="0CFF99AD" w:rsidR="08C90B6B">
          <w:rPr>
            <w:noProof w:val="0"/>
            <w:lang w:val="en-US"/>
          </w:rPr>
          <w:t xml:space="preserve"> zdravstvo</w:t>
        </w:r>
      </w:ins>
    </w:p>
    <w:p w:rsidR="08C90B6B" w:rsidP="0CFF99AD" w:rsidRDefault="08C90B6B" w14:paraId="51163F1C" w14:textId="7F75C943">
      <w:pPr>
        <w:pStyle w:val="Heading2"/>
        <w:rPr>
          <w:ins w:author="Aleksa Bozinovic" w:date="2024-05-25T12:08:06.103Z" w16du:dateUtc="2024-05-25T12:08:06.103Z" w:id="2134897273"/>
          <w:noProof w:val="0"/>
          <w:lang w:val="en-US"/>
        </w:rPr>
        <w:pPrChange w:author="Aleksa Bozinovic" w:date="2024-05-25T12:10:24.886Z">
          <w:pPr>
            <w:pStyle w:val="Normal"/>
          </w:pPr>
        </w:pPrChange>
      </w:pPr>
      <w:bookmarkStart w:name="_Toc9347145" w:id="32081518"/>
      <w:ins w:author="Aleksa Bozinovic" w:date="2024-05-25T12:07:59.387Z" w:id="108035619">
        <w:r w:rsidRPr="0CFF99AD" w:rsidR="08C90B6B">
          <w:rPr>
            <w:noProof w:val="0"/>
            <w:lang w:val="en-US"/>
          </w:rPr>
          <w:t>Servisi</w:t>
        </w:r>
        <w:r w:rsidRPr="0CFF99AD" w:rsidR="08C90B6B">
          <w:rPr>
            <w:noProof w:val="0"/>
            <w:lang w:val="en-US"/>
          </w:rPr>
          <w:t xml:space="preserve"> </w:t>
        </w:r>
      </w:ins>
      <w:ins w:author="Aleksa Bozinovic" w:date="2024-05-25T12:08:05.788Z" w:id="862704474">
        <w:r w:rsidRPr="0CFF99AD" w:rsidR="08C90B6B">
          <w:rPr>
            <w:noProof w:val="0"/>
            <w:lang w:val="en-US"/>
          </w:rPr>
          <w:t xml:space="preserve">za </w:t>
        </w:r>
        <w:r w:rsidRPr="0CFF99AD" w:rsidR="08C90B6B">
          <w:rPr>
            <w:noProof w:val="0"/>
            <w:lang w:val="en-US"/>
          </w:rPr>
          <w:t>preduzeća</w:t>
        </w:r>
      </w:ins>
      <w:bookmarkEnd w:id="32081518"/>
    </w:p>
    <w:p w:rsidR="08C90B6B" w:rsidP="0CFF99AD" w:rsidRDefault="08C90B6B" w14:paraId="6FACC81B" w14:textId="4B6FB3FE">
      <w:pPr>
        <w:pStyle w:val="Normal"/>
        <w:rPr>
          <w:ins w:author="Aleksa Bozinovic" w:date="2024-05-25T12:08:16.767Z" w16du:dateUtc="2024-05-25T12:08:16.767Z" w:id="1389683697"/>
          <w:noProof w:val="0"/>
          <w:lang w:val="en-US"/>
        </w:rPr>
        <w:pPrChange w:author="Aleksa Bozinovic" w:date="2024-05-25T12:08:06.104Z">
          <w:pPr>
            <w:pStyle w:val="Heading1"/>
          </w:pPr>
        </w:pPrChange>
      </w:pPr>
      <w:ins w:author="Aleksa Bozinovic" w:date="2024-05-25T12:08:15.041Z" w:id="1283033338">
        <w:r w:rsidRPr="0CFF99AD" w:rsidR="08C90B6B">
          <w:rPr>
            <w:noProof w:val="0"/>
            <w:lang w:val="en-US"/>
          </w:rPr>
          <w:t xml:space="preserve">Neki od G2B </w:t>
        </w:r>
        <w:r w:rsidRPr="0CFF99AD" w:rsidR="08C90B6B">
          <w:rPr>
            <w:noProof w:val="0"/>
            <w:lang w:val="en-US"/>
          </w:rPr>
          <w:t>servisa</w:t>
        </w:r>
        <w:r w:rsidRPr="0CFF99AD" w:rsidR="08C90B6B">
          <w:rPr>
            <w:noProof w:val="0"/>
            <w:lang w:val="en-US"/>
          </w:rPr>
          <w:t xml:space="preserve"> za </w:t>
        </w:r>
        <w:r w:rsidRPr="0CFF99AD" w:rsidR="08C90B6B">
          <w:rPr>
            <w:noProof w:val="0"/>
            <w:lang w:val="en-US"/>
          </w:rPr>
          <w:t>preduzeća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jesu</w:t>
        </w:r>
        <w:r w:rsidRPr="0CFF99AD" w:rsidR="08C90B6B">
          <w:rPr>
            <w:noProof w:val="0"/>
            <w:lang w:val="en-US"/>
          </w:rPr>
          <w:t>:</w:t>
        </w:r>
      </w:ins>
    </w:p>
    <w:p w:rsidR="08C90B6B" w:rsidP="0CFF99AD" w:rsidRDefault="08C90B6B" w14:paraId="08CF45D4" w14:textId="7E0D7D27">
      <w:pPr>
        <w:pStyle w:val="ListParagraph"/>
        <w:numPr>
          <w:ilvl w:val="0"/>
          <w:numId w:val="4"/>
        </w:numPr>
        <w:rPr>
          <w:ins w:author="Aleksa Bozinovic" w:date="2024-05-25T12:08:25.089Z" w16du:dateUtc="2024-05-25T12:08:25.089Z" w:id="742639370"/>
          <w:noProof w:val="0"/>
          <w:lang w:val="en-US"/>
        </w:rPr>
        <w:pPrChange w:author="Aleksa Bozinovic" w:date="2024-05-25T12:08:17.809Z">
          <w:pPr>
            <w:pStyle w:val="Normal"/>
          </w:pPr>
        </w:pPrChange>
      </w:pPr>
      <w:ins w:author="Aleksa Bozinovic" w:date="2024-05-25T12:08:24.884Z" w:id="1426943337">
        <w:r w:rsidRPr="0CFF99AD" w:rsidR="08C90B6B">
          <w:rPr>
            <w:noProof w:val="0"/>
            <w:lang w:val="en-US"/>
          </w:rPr>
          <w:t>Socijalni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dodaci</w:t>
        </w:r>
        <w:r w:rsidRPr="0CFF99AD" w:rsidR="08C90B6B">
          <w:rPr>
            <w:noProof w:val="0"/>
            <w:lang w:val="en-US"/>
          </w:rPr>
          <w:t xml:space="preserve"> za zaposlene,</w:t>
        </w:r>
      </w:ins>
    </w:p>
    <w:p w:rsidR="08C90B6B" w:rsidP="0CFF99AD" w:rsidRDefault="08C90B6B" w14:paraId="3E95986E" w14:textId="688CCFF9">
      <w:pPr>
        <w:pStyle w:val="ListParagraph"/>
        <w:numPr>
          <w:ilvl w:val="0"/>
          <w:numId w:val="4"/>
        </w:numPr>
        <w:rPr>
          <w:ins w:author="Aleksa Bozinovic" w:date="2024-05-25T12:08:29.752Z" w16du:dateUtc="2024-05-25T12:08:29.752Z" w:id="1427441489"/>
          <w:noProof w:val="0"/>
          <w:lang w:val="en-US"/>
        </w:rPr>
        <w:pPrChange w:author="Aleksa Bozinovic" w:date="2024-05-25T12:08:25.093Z">
          <w:pPr/>
        </w:pPrChange>
      </w:pPr>
      <w:ins w:author="Aleksa Bozinovic" w:date="2024-05-25T12:08:29.565Z" w:id="1095879077">
        <w:r w:rsidRPr="0CFF99AD" w:rsidR="08C90B6B">
          <w:rPr>
            <w:noProof w:val="0"/>
            <w:lang w:val="en-US"/>
          </w:rPr>
          <w:t xml:space="preserve">Porezi </w:t>
        </w:r>
        <w:r w:rsidRPr="0CFF99AD" w:rsidR="08C90B6B">
          <w:rPr>
            <w:noProof w:val="0"/>
            <w:lang w:val="en-US"/>
          </w:rPr>
          <w:t>na</w:t>
        </w:r>
        <w:r w:rsidRPr="0CFF99AD" w:rsidR="08C90B6B">
          <w:rPr>
            <w:noProof w:val="0"/>
            <w:lang w:val="en-US"/>
          </w:rPr>
          <w:t xml:space="preserve"> dobit preduzeća,</w:t>
        </w:r>
      </w:ins>
    </w:p>
    <w:p w:rsidR="08C90B6B" w:rsidP="0CFF99AD" w:rsidRDefault="08C90B6B" w14:paraId="780E2FF3" w14:textId="284FBE59">
      <w:pPr>
        <w:pStyle w:val="ListParagraph"/>
        <w:numPr>
          <w:ilvl w:val="0"/>
          <w:numId w:val="4"/>
        </w:numPr>
        <w:rPr>
          <w:ins w:author="Aleksa Bozinovic" w:date="2024-05-25T12:08:35.344Z" w16du:dateUtc="2024-05-25T12:08:35.344Z" w:id="1045284714"/>
          <w:noProof w:val="0"/>
          <w:lang w:val="en-US"/>
        </w:rPr>
        <w:pPrChange w:author="Aleksa Bozinovic" w:date="2024-05-25T12:08:29.757Z">
          <w:pPr/>
        </w:pPrChange>
      </w:pPr>
      <w:ins w:author="Aleksa Bozinovic" w:date="2024-05-25T12:08:35.148Z" w:id="148011313">
        <w:r w:rsidRPr="0CFF99AD" w:rsidR="08C90B6B">
          <w:rPr>
            <w:noProof w:val="0"/>
            <w:lang w:val="en-US"/>
          </w:rPr>
          <w:t>Porez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na</w:t>
        </w:r>
        <w:r w:rsidRPr="0CFF99AD" w:rsidR="08C90B6B">
          <w:rPr>
            <w:noProof w:val="0"/>
            <w:lang w:val="en-US"/>
          </w:rPr>
          <w:t xml:space="preserve"> dodatu vrednost,</w:t>
        </w:r>
      </w:ins>
    </w:p>
    <w:p w:rsidR="08C90B6B" w:rsidP="0CFF99AD" w:rsidRDefault="08C90B6B" w14:paraId="56BD320C" w14:textId="6C48CE98">
      <w:pPr>
        <w:pStyle w:val="ListParagraph"/>
        <w:numPr>
          <w:ilvl w:val="0"/>
          <w:numId w:val="4"/>
        </w:numPr>
        <w:rPr>
          <w:ins w:author="Aleksa Bozinovic" w:date="2024-05-25T12:08:52.757Z" w16du:dateUtc="2024-05-25T12:08:52.757Z" w:id="680263352"/>
          <w:noProof w:val="0"/>
          <w:lang w:val="en-US"/>
        </w:rPr>
        <w:pPrChange w:author="Aleksa Bozinovic" w:date="2024-05-25T12:08:35.348Z">
          <w:pPr/>
        </w:pPrChange>
      </w:pPr>
      <w:ins w:author="Aleksa Bozinovic" w:date="2024-05-25T12:08:42.295Z" w:id="153239589">
        <w:r w:rsidRPr="0CFF99AD" w:rsidR="08C90B6B">
          <w:rPr>
            <w:noProof w:val="0"/>
            <w:lang w:val="en-US"/>
          </w:rPr>
          <w:t>Registracija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preduzeća</w:t>
        </w:r>
        <w:r w:rsidRPr="0CFF99AD" w:rsidR="08C90B6B">
          <w:rPr>
            <w:noProof w:val="0"/>
            <w:lang w:val="en-US"/>
          </w:rPr>
          <w:t>,</w:t>
        </w:r>
      </w:ins>
    </w:p>
    <w:p w:rsidR="08C90B6B" w:rsidP="0CFF99AD" w:rsidRDefault="08C90B6B" w14:paraId="524E2E3B" w14:textId="66F30BEB">
      <w:pPr>
        <w:pStyle w:val="ListParagraph"/>
        <w:numPr>
          <w:ilvl w:val="0"/>
          <w:numId w:val="4"/>
        </w:numPr>
        <w:rPr>
          <w:ins w:author="Aleksa Bozinovic" w:date="2024-05-25T12:08:59.41Z" w16du:dateUtc="2024-05-25T12:08:59.41Z" w:id="1766603957"/>
          <w:noProof w:val="0"/>
          <w:lang w:val="en-US"/>
        </w:rPr>
        <w:pPrChange w:author="Aleksa Bozinovic" w:date="2024-05-25T12:08:52.763Z">
          <w:pPr/>
        </w:pPrChange>
      </w:pPr>
      <w:ins w:author="Aleksa Bozinovic" w:date="2024-05-25T12:08:59.3Z" w:id="38435195">
        <w:r w:rsidRPr="0CFF99AD" w:rsidR="08C90B6B">
          <w:rPr>
            <w:noProof w:val="0"/>
            <w:lang w:val="en-US"/>
          </w:rPr>
          <w:t>Dostavljanje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statističkih</w:t>
        </w:r>
        <w:r w:rsidRPr="0CFF99AD" w:rsidR="08C90B6B">
          <w:rPr>
            <w:noProof w:val="0"/>
            <w:lang w:val="en-US"/>
          </w:rPr>
          <w:t xml:space="preserve"> podataka,</w:t>
        </w:r>
      </w:ins>
    </w:p>
    <w:p w:rsidR="08C90B6B" w:rsidP="0CFF99AD" w:rsidRDefault="08C90B6B" w14:paraId="065FBCF0" w14:textId="73C31D75">
      <w:pPr>
        <w:pStyle w:val="ListParagraph"/>
        <w:numPr>
          <w:ilvl w:val="0"/>
          <w:numId w:val="4"/>
        </w:numPr>
        <w:rPr>
          <w:ins w:author="Aleksa Bozinovic" w:date="2024-05-25T12:09:01.687Z" w16du:dateUtc="2024-05-25T12:09:01.687Z" w:id="755438267"/>
          <w:noProof w:val="0"/>
          <w:lang w:val="en-US"/>
        </w:rPr>
        <w:pPrChange w:author="Aleksa Bozinovic" w:date="2024-05-25T12:08:59.413Z">
          <w:pPr/>
        </w:pPrChange>
      </w:pPr>
      <w:ins w:author="Aleksa Bozinovic" w:date="2024-05-25T12:08:59.932Z" w:id="738772033">
        <w:r w:rsidRPr="0CFF99AD" w:rsidR="08C90B6B">
          <w:rPr>
            <w:noProof w:val="0"/>
            <w:lang w:val="en-US"/>
          </w:rPr>
          <w:t>Car</w:t>
        </w:r>
      </w:ins>
      <w:ins w:author="Aleksa Bozinovic" w:date="2024-05-25T12:09:01.536Z" w:id="1164729779">
        <w:r w:rsidRPr="0CFF99AD" w:rsidR="08C90B6B">
          <w:rPr>
            <w:noProof w:val="0"/>
            <w:lang w:val="en-US"/>
          </w:rPr>
          <w:t>inske deklaracije,</w:t>
        </w:r>
      </w:ins>
    </w:p>
    <w:p w:rsidR="08C90B6B" w:rsidP="0CFF99AD" w:rsidRDefault="08C90B6B" w14:paraId="3B379779" w14:textId="3EAD3549">
      <w:pPr>
        <w:pStyle w:val="ListParagraph"/>
        <w:numPr>
          <w:ilvl w:val="0"/>
          <w:numId w:val="4"/>
        </w:numPr>
        <w:rPr>
          <w:ins w:author="Aleksa Bozinovic" w:date="2024-05-25T12:09:10.226Z" w16du:dateUtc="2024-05-25T12:09:10.226Z" w:id="1374538065"/>
          <w:noProof w:val="0"/>
          <w:lang w:val="en-US"/>
        </w:rPr>
        <w:pPrChange w:author="Aleksa Bozinovic" w:date="2024-05-25T12:09:01.691Z">
          <w:pPr/>
        </w:pPrChange>
      </w:pPr>
      <w:ins w:author="Aleksa Bozinovic" w:date="2024-05-25T12:09:09.915Z" w:id="24024072">
        <w:r w:rsidRPr="0CFF99AD" w:rsidR="08C90B6B">
          <w:rPr>
            <w:noProof w:val="0"/>
            <w:lang w:val="en-US"/>
          </w:rPr>
          <w:t>Dozvole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koje</w:t>
        </w:r>
        <w:r w:rsidRPr="0CFF99AD" w:rsidR="08C90B6B">
          <w:rPr>
            <w:noProof w:val="0"/>
            <w:lang w:val="en-US"/>
          </w:rPr>
          <w:t xml:space="preserve"> se </w:t>
        </w:r>
        <w:r w:rsidRPr="0CFF99AD" w:rsidR="08C90B6B">
          <w:rPr>
            <w:noProof w:val="0"/>
            <w:lang w:val="en-US"/>
          </w:rPr>
          <w:t>odnose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na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zaštitu</w:t>
        </w:r>
        <w:r w:rsidRPr="0CFF99AD" w:rsidR="08C90B6B">
          <w:rPr>
            <w:noProof w:val="0"/>
            <w:lang w:val="en-US"/>
          </w:rPr>
          <w:t xml:space="preserve"> životne sredine i</w:t>
        </w:r>
      </w:ins>
    </w:p>
    <w:p w:rsidR="08C90B6B" w:rsidP="0CFF99AD" w:rsidRDefault="08C90B6B" w14:paraId="086327C0" w14:textId="7B492362">
      <w:pPr>
        <w:pStyle w:val="ListParagraph"/>
        <w:numPr>
          <w:ilvl w:val="0"/>
          <w:numId w:val="4"/>
        </w:numPr>
        <w:rPr>
          <w:ins w:author="Aleksa Bozinovic" w:date="2024-05-25T12:09:14.592Z" w16du:dateUtc="2024-05-25T12:09:14.592Z" w:id="1947880787"/>
          <w:noProof w:val="0"/>
          <w:lang w:val="en-US"/>
        </w:rPr>
        <w:pPrChange w:author="Aleksa Bozinovic" w:date="2024-05-25T12:09:10.229Z">
          <w:pPr/>
        </w:pPrChange>
      </w:pPr>
      <w:ins w:author="Aleksa Bozinovic" w:date="2024-05-25T12:09:14.132Z" w:id="716295906">
        <w:r w:rsidRPr="0CFF99AD" w:rsidR="08C90B6B">
          <w:rPr>
            <w:noProof w:val="0"/>
            <w:lang w:val="en-US"/>
          </w:rPr>
          <w:t>Elektronske</w:t>
        </w:r>
        <w:r w:rsidRPr="0CFF99AD" w:rsidR="08C90B6B">
          <w:rPr>
            <w:noProof w:val="0"/>
            <w:lang w:val="en-US"/>
          </w:rPr>
          <w:t xml:space="preserve"> </w:t>
        </w:r>
        <w:r w:rsidRPr="0CFF99AD" w:rsidR="08C90B6B">
          <w:rPr>
            <w:noProof w:val="0"/>
            <w:lang w:val="en-US"/>
          </w:rPr>
          <w:t>javne</w:t>
        </w:r>
        <w:r w:rsidRPr="0CFF99AD" w:rsidR="08C90B6B">
          <w:rPr>
            <w:noProof w:val="0"/>
            <w:lang w:val="en-US"/>
          </w:rPr>
          <w:t xml:space="preserve"> nabavke</w:t>
        </w:r>
      </w:ins>
    </w:p>
    <w:p w:rsidR="448A0D6D" w:rsidP="0CFF99AD" w:rsidRDefault="448A0D6D" w14:paraId="23E37593" w14:textId="26574144">
      <w:pPr>
        <w:pStyle w:val="Heading1"/>
        <w:rPr>
          <w:ins w:author="Aleksa Bozinovic" w:date="2024-05-25T12:10:46.261Z" w16du:dateUtc="2024-05-25T12:10:46.261Z" w:id="455280644"/>
          <w:noProof w:val="0"/>
          <w:lang w:val="en-US"/>
        </w:rPr>
        <w:pPrChange w:author="Aleksa Bozinovic" w:date="2024-05-25T12:10:19.244Z">
          <w:pPr>
            <w:pStyle w:val="Normal"/>
          </w:pPr>
        </w:pPrChange>
      </w:pPr>
      <w:bookmarkStart w:name="_Toc810744931" w:id="1264636150"/>
      <w:ins w:author="Aleksa Bozinovic" w:date="2024-05-25T12:10:45.987Z" w:id="530360287">
        <w:r w:rsidRPr="0CFF99AD" w:rsidR="448A0D6D">
          <w:rPr>
            <w:noProof w:val="0"/>
            <w:lang w:val="en-US"/>
          </w:rPr>
          <w:t>Prednosti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i</w:t>
        </w:r>
        <w:r w:rsidRPr="0CFF99AD" w:rsidR="448A0D6D">
          <w:rPr>
            <w:noProof w:val="0"/>
            <w:lang w:val="en-US"/>
          </w:rPr>
          <w:t xml:space="preserve"> mane </w:t>
        </w:r>
        <w:r w:rsidRPr="0CFF99AD" w:rsidR="448A0D6D">
          <w:rPr>
            <w:noProof w:val="0"/>
            <w:lang w:val="en-US"/>
          </w:rPr>
          <w:t>uvođenja</w:t>
        </w:r>
        <w:r w:rsidRPr="0CFF99AD" w:rsidR="448A0D6D">
          <w:rPr>
            <w:noProof w:val="0"/>
            <w:lang w:val="en-US"/>
          </w:rPr>
          <w:t xml:space="preserve"> E-</w:t>
        </w:r>
        <w:r w:rsidRPr="0CFF99AD" w:rsidR="448A0D6D">
          <w:rPr>
            <w:noProof w:val="0"/>
            <w:lang w:val="en-US"/>
          </w:rPr>
          <w:t>uprave</w:t>
        </w:r>
      </w:ins>
      <w:bookmarkEnd w:id="1264636150"/>
    </w:p>
    <w:p w:rsidR="448A0D6D" w:rsidP="0CFF99AD" w:rsidRDefault="448A0D6D" w14:paraId="6BAD5B16" w14:textId="0EFA8E63">
      <w:pPr>
        <w:pStyle w:val="Heading2"/>
        <w:rPr>
          <w:ins w:author="Aleksa Bozinovic" w:date="2024-05-25T12:10:51.998Z" w16du:dateUtc="2024-05-25T12:10:51.998Z" w:id="1963738695"/>
          <w:noProof w:val="0"/>
          <w:lang w:val="en-US"/>
        </w:rPr>
        <w:pPrChange w:author="Aleksa Bozinovic" w:date="2024-05-25T12:10:48.76Z">
          <w:pPr>
            <w:pStyle w:val="Heading1"/>
          </w:pPr>
        </w:pPrChange>
      </w:pPr>
      <w:bookmarkStart w:name="_Toc342000863" w:id="1472571153"/>
      <w:ins w:author="Aleksa Bozinovic" w:date="2024-05-25T12:10:51.537Z" w:id="1824426784">
        <w:r w:rsidRPr="0CFF99AD" w:rsidR="448A0D6D">
          <w:rPr>
            <w:noProof w:val="0"/>
            <w:lang w:val="en-US"/>
          </w:rPr>
          <w:t>Prednosti</w:t>
        </w:r>
      </w:ins>
      <w:bookmarkEnd w:id="1472571153"/>
    </w:p>
    <w:p w:rsidR="448A0D6D" w:rsidP="0CFF99AD" w:rsidRDefault="448A0D6D" w14:paraId="278DD64F" w14:textId="7C8EB7CF">
      <w:pPr>
        <w:pStyle w:val="Normal"/>
        <w:ind w:left="0"/>
        <w:rPr>
          <w:ins w:author="Aleksa Bozinovic" w:date="2024-05-25T12:11:01.698Z" w16du:dateUtc="2024-05-25T12:11:01.698Z" w:id="2102053669"/>
          <w:noProof w:val="0"/>
          <w:lang w:val="en-US"/>
        </w:rPr>
        <w:pPrChange w:author="Aleksa Bozinovic" w:date="2024-05-25T13:36:19.557Z">
          <w:pPr>
            <w:pStyle w:val="Heading2"/>
          </w:pPr>
        </w:pPrChange>
      </w:pPr>
      <w:ins w:author="Aleksa Bozinovic" w:date="2024-05-25T12:10:59.531Z" w:id="1021260642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0:43.372Z" w:id="1732759980">
              <w:rPr>
                <w:noProof w:val="0"/>
                <w:lang w:val="en-US"/>
              </w:rPr>
            </w:rPrChange>
          </w:rPr>
          <w:t>Povećanje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0:43.373Z" w:id="540492744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0:43.373Z" w:id="54740775">
              <w:rPr>
                <w:noProof w:val="0"/>
                <w:lang w:val="en-US"/>
              </w:rPr>
            </w:rPrChange>
          </w:rPr>
          <w:t>efikasnosti</w:t>
        </w:r>
      </w:ins>
      <w:ins w:author="Aleksa Bozinovic" w:date="2024-05-25T13:31:49.078Z" w:id="1689094321">
        <w:r w:rsidRPr="0CFF99AD" w:rsidR="71E74020">
          <w:rPr>
            <w:noProof w:val="0"/>
            <w:lang w:val="en-US"/>
          </w:rPr>
          <w:t xml:space="preserve">. </w:t>
        </w:r>
      </w:ins>
      <w:ins w:author="Aleksa Bozinovic" w:date="2024-05-25T13:40:40.783Z" w:id="938518814">
        <w:r w:rsidRPr="0CFF99AD" w:rsidR="43822E2F">
          <w:rPr>
            <w:noProof w:val="0"/>
            <w:lang w:val="en-US"/>
          </w:rPr>
          <w:t>Efikasnost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će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biti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mnogo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bolja</w:t>
        </w:r>
        <w:r w:rsidRPr="0CFF99AD" w:rsidR="43822E2F">
          <w:rPr>
            <w:noProof w:val="0"/>
            <w:lang w:val="en-US"/>
          </w:rPr>
          <w:t xml:space="preserve"> u </w:t>
        </w:r>
        <w:r w:rsidRPr="0CFF99AD" w:rsidR="43822E2F">
          <w:rPr>
            <w:noProof w:val="0"/>
            <w:lang w:val="en-US"/>
          </w:rPr>
          <w:t>odnosu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na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trenutne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sisteme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zasnovane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na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papiroloziji</w:t>
        </w:r>
        <w:r w:rsidRPr="0CFF99AD" w:rsidR="43822E2F">
          <w:rPr>
            <w:noProof w:val="0"/>
            <w:lang w:val="en-US"/>
          </w:rPr>
          <w:t xml:space="preserve">. </w:t>
        </w:r>
        <w:r w:rsidRPr="0CFF99AD" w:rsidR="43822E2F">
          <w:rPr>
            <w:noProof w:val="0"/>
            <w:lang w:val="en-US"/>
          </w:rPr>
          <w:t>Digitalizacijom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servisa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informacija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mogu</w:t>
        </w:r>
        <w:r w:rsidRPr="0CFF99AD" w:rsidR="43822E2F">
          <w:rPr>
            <w:noProof w:val="0"/>
            <w:lang w:val="en-US"/>
          </w:rPr>
          <w:t xml:space="preserve"> se </w:t>
        </w:r>
        <w:r w:rsidRPr="0CFF99AD" w:rsidR="43822E2F">
          <w:rPr>
            <w:noProof w:val="0"/>
            <w:lang w:val="en-US"/>
          </w:rPr>
          <w:t>ubrzati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administrativni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procesi</w:t>
        </w:r>
        <w:r w:rsidRPr="0CFF99AD" w:rsidR="43822E2F">
          <w:rPr>
            <w:noProof w:val="0"/>
            <w:lang w:val="en-US"/>
          </w:rPr>
          <w:t xml:space="preserve">, </w:t>
        </w:r>
        <w:r w:rsidRPr="0CFF99AD" w:rsidR="43822E2F">
          <w:rPr>
            <w:noProof w:val="0"/>
            <w:lang w:val="en-US"/>
          </w:rPr>
          <w:t>smanjiti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papirologija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uštedeti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na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vremenu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i</w:t>
        </w:r>
        <w:r w:rsidRPr="0CFF99AD" w:rsidR="43822E2F">
          <w:rPr>
            <w:noProof w:val="0"/>
            <w:lang w:val="en-US"/>
          </w:rPr>
          <w:t xml:space="preserve"> </w:t>
        </w:r>
        <w:r w:rsidRPr="0CFF99AD" w:rsidR="43822E2F">
          <w:rPr>
            <w:noProof w:val="0"/>
            <w:lang w:val="en-US"/>
          </w:rPr>
          <w:t>novcu</w:t>
        </w:r>
        <w:r w:rsidRPr="0CFF99AD" w:rsidR="43822E2F">
          <w:rPr>
            <w:noProof w:val="0"/>
            <w:lang w:val="en-US"/>
          </w:rPr>
          <w:t>.</w:t>
        </w:r>
      </w:ins>
    </w:p>
    <w:p w:rsidR="448A0D6D" w:rsidP="0CFF99AD" w:rsidRDefault="448A0D6D" w14:paraId="13A32A9B" w14:textId="3CE14F83">
      <w:pPr>
        <w:pStyle w:val="Normal"/>
        <w:ind w:left="0"/>
        <w:rPr>
          <w:ins w:author="Aleksa Bozinovic" w:date="2024-05-25T13:36:15.331Z" w16du:dateUtc="2024-05-25T13:36:15.331Z" w:id="956318265"/>
          <w:noProof w:val="0"/>
          <w:lang w:val="en-US"/>
        </w:rPr>
      </w:pPr>
      <w:ins w:author="Aleksa Bozinovic" w:date="2024-05-25T12:11:03.994Z" w:id="1643085264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0:45.288Z" w:id="1035467468">
              <w:rPr>
                <w:noProof w:val="0"/>
                <w:lang w:val="en-US"/>
              </w:rPr>
            </w:rPrChange>
          </w:rPr>
          <w:t>Bolja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0:45.288Z" w:id="1898000957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0:45.289Z" w:id="524806547">
              <w:rPr>
                <w:noProof w:val="0"/>
                <w:lang w:val="en-US"/>
              </w:rPr>
            </w:rPrChange>
          </w:rPr>
          <w:t>komunikacija</w:t>
        </w:r>
      </w:ins>
      <w:ins w:author="Aleksa Bozinovic" w:date="2024-05-25T13:31:54.868Z" w:id="518328548">
        <w:r w:rsidRPr="0CFF99AD" w:rsidR="561CBEDB">
          <w:rPr>
            <w:noProof w:val="0"/>
            <w:lang w:val="en-US"/>
          </w:rPr>
          <w:t>.</w:t>
        </w:r>
      </w:ins>
      <w:ins w:author="Aleksa Bozinovic" w:date="2024-05-25T13:29:59.389Z" w:id="533609948">
        <w:r w:rsidRPr="0CFF99AD" w:rsidR="197865B0">
          <w:rPr>
            <w:noProof w:val="0"/>
            <w:lang w:val="en-US"/>
          </w:rPr>
          <w:t xml:space="preserve"> </w:t>
        </w:r>
      </w:ins>
      <w:ins w:author="Aleksa Bozinovic" w:date="2024-05-25T13:36:59.076Z" w:id="430518760"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Dolazimo</w:t>
        </w:r>
        <w:r w:rsidRPr="0CFF99AD" w:rsidR="38B21C12">
          <w:rPr>
            <w:noProof w:val="0"/>
            <w:lang w:val="en-US"/>
          </w:rPr>
          <w:t xml:space="preserve"> do </w:t>
        </w:r>
        <w:r w:rsidRPr="0CFF99AD" w:rsidR="38B21C12">
          <w:rPr>
            <w:noProof w:val="0"/>
            <w:lang w:val="en-US"/>
          </w:rPr>
          <w:t>bolje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komunikacije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između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države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i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firmi</w:t>
        </w:r>
        <w:r w:rsidRPr="0CFF99AD" w:rsidR="38B21C12">
          <w:rPr>
            <w:noProof w:val="0"/>
            <w:lang w:val="en-US"/>
          </w:rPr>
          <w:t xml:space="preserve">. </w:t>
        </w:r>
        <w:r w:rsidRPr="0CFF99AD" w:rsidR="38B21C12">
          <w:rPr>
            <w:noProof w:val="0"/>
            <w:lang w:val="en-US"/>
          </w:rPr>
          <w:t>Stvara</w:t>
        </w:r>
        <w:r w:rsidRPr="0CFF99AD" w:rsidR="38B21C12">
          <w:rPr>
            <w:noProof w:val="0"/>
            <w:lang w:val="en-US"/>
          </w:rPr>
          <w:t xml:space="preserve"> se </w:t>
        </w:r>
        <w:r w:rsidRPr="0CFF99AD" w:rsidR="38B21C12">
          <w:rPr>
            <w:noProof w:val="0"/>
            <w:lang w:val="en-US"/>
          </w:rPr>
          <w:t>otvorenija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trgovina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i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jača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ekonomija</w:t>
        </w:r>
        <w:r w:rsidRPr="0CFF99AD" w:rsidR="38B21C12">
          <w:rPr>
            <w:noProof w:val="0"/>
            <w:lang w:val="en-US"/>
          </w:rPr>
          <w:t>. Sistem e-</w:t>
        </w:r>
        <w:r w:rsidRPr="0CFF99AD" w:rsidR="38B21C12">
          <w:rPr>
            <w:noProof w:val="0"/>
            <w:lang w:val="en-US"/>
          </w:rPr>
          <w:t>nabavke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dozvoljava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manjim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preduzećima</w:t>
        </w:r>
        <w:r w:rsidRPr="0CFF99AD" w:rsidR="38B21C12">
          <w:rPr>
            <w:noProof w:val="0"/>
            <w:lang w:val="en-US"/>
          </w:rPr>
          <w:t xml:space="preserve"> da se </w:t>
        </w:r>
        <w:r w:rsidRPr="0CFF99AD" w:rsidR="38B21C12">
          <w:rPr>
            <w:noProof w:val="0"/>
            <w:lang w:val="en-US"/>
          </w:rPr>
          <w:t>takmiče</w:t>
        </w:r>
        <w:r w:rsidRPr="0CFF99AD" w:rsidR="38B21C12">
          <w:rPr>
            <w:noProof w:val="0"/>
            <w:lang w:val="en-US"/>
          </w:rPr>
          <w:t xml:space="preserve"> za </w:t>
        </w:r>
        <w:r w:rsidRPr="0CFF99AD" w:rsidR="38B21C12">
          <w:rPr>
            <w:noProof w:val="0"/>
            <w:lang w:val="en-US"/>
          </w:rPr>
          <w:t>državne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ugovore</w:t>
        </w:r>
        <w:r w:rsidRPr="0CFF99AD" w:rsidR="38B21C12">
          <w:rPr>
            <w:noProof w:val="0"/>
            <w:lang w:val="en-US"/>
          </w:rPr>
          <w:t xml:space="preserve">. Velika </w:t>
        </w:r>
        <w:r w:rsidRPr="0CFF99AD" w:rsidR="38B21C12">
          <w:rPr>
            <w:noProof w:val="0"/>
            <w:lang w:val="en-US"/>
          </w:rPr>
          <w:t>preduzeća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imaju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bolji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pristu</w:t>
        </w:r>
      </w:ins>
      <w:ins w:author="Aleksa Bozinovic" w:date="2024-05-25T13:37:03.589Z" w:id="443143740">
        <w:r w:rsidRPr="0CFF99AD" w:rsidR="38B21C12">
          <w:rPr>
            <w:noProof w:val="0"/>
            <w:lang w:val="en-US"/>
          </w:rPr>
          <w:t>p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informacijama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i</w:t>
        </w:r>
        <w:r w:rsidRPr="0CFF99AD" w:rsidR="38B21C12">
          <w:rPr>
            <w:noProof w:val="0"/>
            <w:lang w:val="en-US"/>
          </w:rPr>
          <w:t xml:space="preserve"> </w:t>
        </w:r>
        <w:r w:rsidRPr="0CFF99AD" w:rsidR="38B21C12">
          <w:rPr>
            <w:noProof w:val="0"/>
            <w:lang w:val="en-US"/>
          </w:rPr>
          <w:t>servisima</w:t>
        </w:r>
        <w:r w:rsidRPr="0CFF99AD" w:rsidR="38B21C12">
          <w:rPr>
            <w:noProof w:val="0"/>
            <w:lang w:val="en-US"/>
          </w:rPr>
          <w:t>.</w:t>
        </w:r>
      </w:ins>
    </w:p>
    <w:p w:rsidR="448A0D6D" w:rsidP="0CFF99AD" w:rsidRDefault="448A0D6D" w14:paraId="365EFAFD" w14:textId="230AA003">
      <w:pPr>
        <w:pStyle w:val="Normal"/>
        <w:ind w:left="0"/>
        <w:rPr>
          <w:ins w:author="Aleksa Bozinovic" w:date="2024-05-25T12:11:08.727Z" w16du:dateUtc="2024-05-25T12:11:08.727Z" w:id="275384424"/>
          <w:noProof w:val="0"/>
          <w:lang w:val="en-US"/>
        </w:rPr>
      </w:pPr>
      <w:ins w:author="Aleksa Bozinovic" w:date="2024-05-25T12:11:08.499Z" w:id="1534633255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1:35.219Z" w:id="588798291">
              <w:rPr>
                <w:noProof w:val="0"/>
                <w:lang w:val="en-US"/>
              </w:rPr>
            </w:rPrChange>
          </w:rPr>
          <w:t>Dostupnost</w:t>
        </w:r>
      </w:ins>
      <w:ins w:author="Aleksa Bozinovic" w:date="2024-05-25T13:32:58.859Z" w:id="104146778">
        <w:r w:rsidRPr="0CFF99AD" w:rsidR="44B1FB10">
          <w:rPr>
            <w:noProof w:val="0"/>
            <w:lang w:val="en-US"/>
          </w:rPr>
          <w:t xml:space="preserve">. </w:t>
        </w:r>
      </w:ins>
      <w:ins w:author="Aleksa Bozinovic" w:date="2024-05-25T13:40:58.295Z" w:id="1193036654">
        <w:r w:rsidRPr="0CFF99AD" w:rsidR="2F1D9B6E">
          <w:rPr>
            <w:noProof w:val="0"/>
            <w:lang w:val="en-US"/>
          </w:rPr>
          <w:t>Sve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više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i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više</w:t>
        </w:r>
        <w:r w:rsidRPr="0CFF99AD" w:rsidR="2F1D9B6E">
          <w:rPr>
            <w:noProof w:val="0"/>
            <w:lang w:val="en-US"/>
          </w:rPr>
          <w:t xml:space="preserve"> se </w:t>
        </w:r>
        <w:r w:rsidRPr="0CFF99AD" w:rsidR="2F1D9B6E">
          <w:rPr>
            <w:noProof w:val="0"/>
            <w:lang w:val="en-US"/>
          </w:rPr>
          <w:t>koriste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mobil</w:t>
        </w:r>
      </w:ins>
      <w:ins w:author="Aleksa Bozinovic" w:date="2024-05-25T13:41:32.731Z" w:id="279579363">
        <w:r w:rsidRPr="0CFF99AD" w:rsidR="2F1D9B6E">
          <w:rPr>
            <w:noProof w:val="0"/>
            <w:lang w:val="en-US"/>
          </w:rPr>
          <w:t>i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telefoni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i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računari</w:t>
        </w:r>
        <w:r w:rsidRPr="0CFF99AD" w:rsidR="2F1D9B6E">
          <w:rPr>
            <w:noProof w:val="0"/>
            <w:lang w:val="en-US"/>
          </w:rPr>
          <w:t xml:space="preserve">. To </w:t>
        </w:r>
        <w:r w:rsidRPr="0CFF99AD" w:rsidR="2F1D9B6E">
          <w:rPr>
            <w:noProof w:val="0"/>
            <w:lang w:val="en-US"/>
          </w:rPr>
          <w:t>znači</w:t>
        </w:r>
        <w:r w:rsidRPr="0CFF99AD" w:rsidR="2F1D9B6E">
          <w:rPr>
            <w:noProof w:val="0"/>
            <w:lang w:val="en-US"/>
          </w:rPr>
          <w:t xml:space="preserve"> da </w:t>
        </w:r>
        <w:r w:rsidRPr="0CFF99AD" w:rsidR="2F1D9B6E">
          <w:rPr>
            <w:noProof w:val="0"/>
            <w:lang w:val="en-US"/>
          </w:rPr>
          <w:t>ljudi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bilo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gde</w:t>
        </w:r>
        <w:r w:rsidRPr="0CFF99AD" w:rsidR="2F1D9B6E">
          <w:rPr>
            <w:noProof w:val="0"/>
            <w:lang w:val="en-US"/>
          </w:rPr>
          <w:t xml:space="preserve"> da se </w:t>
        </w:r>
        <w:r w:rsidRPr="0CFF99AD" w:rsidR="2F1D9B6E">
          <w:rPr>
            <w:noProof w:val="0"/>
            <w:lang w:val="en-US"/>
          </w:rPr>
          <w:t>nalaze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sve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dok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immaju</w:t>
        </w:r>
        <w:r w:rsidRPr="0CFF99AD" w:rsidR="2F1D9B6E">
          <w:rPr>
            <w:noProof w:val="0"/>
            <w:lang w:val="en-US"/>
          </w:rPr>
          <w:t xml:space="preserve"> internet </w:t>
        </w:r>
        <w:r w:rsidRPr="0CFF99AD" w:rsidR="2F1D9B6E">
          <w:rPr>
            <w:noProof w:val="0"/>
            <w:lang w:val="en-US"/>
          </w:rPr>
          <w:t>mogu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pristupiti</w:t>
        </w:r>
        <w:r w:rsidRPr="0CFF99AD" w:rsidR="2F1D9B6E">
          <w:rPr>
            <w:noProof w:val="0"/>
            <w:lang w:val="en-US"/>
          </w:rPr>
          <w:t xml:space="preserve"> e-</w:t>
        </w:r>
        <w:r w:rsidRPr="0CFF99AD" w:rsidR="2F1D9B6E">
          <w:rPr>
            <w:noProof w:val="0"/>
            <w:lang w:val="en-US"/>
          </w:rPr>
          <w:t>upravi</w:t>
        </w:r>
        <w:r w:rsidRPr="0CFF99AD" w:rsidR="2F1D9B6E">
          <w:rPr>
            <w:noProof w:val="0"/>
            <w:lang w:val="en-US"/>
          </w:rPr>
          <w:t xml:space="preserve">. </w:t>
        </w:r>
        <w:r w:rsidRPr="0CFF99AD" w:rsidR="2F1D9B6E">
          <w:rPr>
            <w:noProof w:val="0"/>
            <w:lang w:val="en-US"/>
          </w:rPr>
          <w:t>Znatno</w:t>
        </w:r>
        <w:r w:rsidRPr="0CFF99AD" w:rsidR="2F1D9B6E">
          <w:rPr>
            <w:noProof w:val="0"/>
            <w:lang w:val="en-US"/>
          </w:rPr>
          <w:t xml:space="preserve"> se </w:t>
        </w:r>
        <w:r w:rsidRPr="0CFF99AD" w:rsidR="2F1D9B6E">
          <w:rPr>
            <w:noProof w:val="0"/>
            <w:lang w:val="en-US"/>
          </w:rPr>
          <w:t>poboljšava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pristupačnost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servisa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i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samo</w:t>
        </w:r>
        <w:r w:rsidRPr="0CFF99AD" w:rsidR="2F1D9B6E">
          <w:rPr>
            <w:noProof w:val="0"/>
            <w:lang w:val="en-US"/>
          </w:rPr>
          <w:t xml:space="preserve"> </w:t>
        </w:r>
        <w:r w:rsidRPr="0CFF99AD" w:rsidR="2F1D9B6E">
          <w:rPr>
            <w:noProof w:val="0"/>
            <w:lang w:val="en-US"/>
          </w:rPr>
          <w:t>iskustvo</w:t>
        </w:r>
        <w:r w:rsidRPr="0CFF99AD" w:rsidR="2F1D9B6E">
          <w:rPr>
            <w:noProof w:val="0"/>
            <w:lang w:val="en-US"/>
          </w:rPr>
          <w:t>.</w:t>
        </w:r>
      </w:ins>
    </w:p>
    <w:p w:rsidR="448A0D6D" w:rsidP="0CFF99AD" w:rsidRDefault="448A0D6D" w14:paraId="4F7BA00C" w14:textId="62B6D93E">
      <w:pPr>
        <w:pStyle w:val="Normal"/>
        <w:ind w:left="0"/>
        <w:rPr>
          <w:ins w:author="Aleksa Bozinovic" w:date="2024-05-25T12:11:11.971Z" w16du:dateUtc="2024-05-25T12:11:11.971Z" w:id="675350648"/>
          <w:noProof w:val="0"/>
          <w:lang w:val="en-US"/>
        </w:rPr>
      </w:pPr>
      <w:ins w:author="Aleksa Bozinovic" w:date="2024-05-25T12:11:11.307Z" w:id="1035413840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3:05.362Z" w:id="1769627016">
              <w:rPr>
                <w:noProof w:val="0"/>
                <w:lang w:val="en-US"/>
              </w:rPr>
            </w:rPrChange>
          </w:rPr>
          <w:t>Transparentnost</w:t>
        </w:r>
        <w:r w:rsidRPr="0CFF99AD" w:rsidR="448A0D6D">
          <w:rPr>
            <w:noProof w:val="0"/>
            <w:lang w:val="en-US"/>
          </w:rPr>
          <w:t>.</w:t>
        </w:r>
      </w:ins>
      <w:ins w:author="Aleksa Bozinovic" w:date="2024-05-25T13:43:06.207Z" w:id="116336799">
        <w:r w:rsidRPr="0CFF99AD" w:rsidR="5B9721B7">
          <w:rPr>
            <w:noProof w:val="0"/>
            <w:lang w:val="en-US"/>
          </w:rPr>
          <w:t xml:space="preserve"> </w:t>
        </w:r>
      </w:ins>
      <w:ins w:author="Aleksa Bozinovic" w:date="2024-05-25T13:44:59.985Z" w:id="1219910745"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Javnost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će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moći</w:t>
        </w:r>
        <w:r w:rsidRPr="0CFF99AD" w:rsidR="1278BE93">
          <w:rPr>
            <w:noProof w:val="0"/>
            <w:lang w:val="en-US"/>
          </w:rPr>
          <w:t xml:space="preserve"> da </w:t>
        </w:r>
        <w:r w:rsidRPr="0CFF99AD" w:rsidR="1278BE93">
          <w:rPr>
            <w:noProof w:val="0"/>
            <w:lang w:val="en-US"/>
          </w:rPr>
          <w:t>vidi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na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čemu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država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radi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i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koje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polise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pokušava</w:t>
        </w:r>
        <w:r w:rsidRPr="0CFF99AD" w:rsidR="1278BE93">
          <w:rPr>
            <w:noProof w:val="0"/>
            <w:lang w:val="en-US"/>
          </w:rPr>
          <w:t xml:space="preserve"> da </w:t>
        </w:r>
        <w:r w:rsidRPr="0CFF99AD" w:rsidR="1278BE93">
          <w:rPr>
            <w:noProof w:val="0"/>
            <w:lang w:val="en-US"/>
          </w:rPr>
          <w:t>implementira</w:t>
        </w:r>
        <w:r w:rsidRPr="0CFF99AD" w:rsidR="1278BE93">
          <w:rPr>
            <w:noProof w:val="0"/>
            <w:lang w:val="en-US"/>
          </w:rPr>
          <w:t xml:space="preserve">. </w:t>
        </w:r>
        <w:r w:rsidRPr="0CFF99AD" w:rsidR="1278BE93">
          <w:rPr>
            <w:noProof w:val="0"/>
            <w:lang w:val="en-US"/>
          </w:rPr>
          <w:t>Dobija</w:t>
        </w:r>
        <w:r w:rsidRPr="0CFF99AD" w:rsidR="1278BE93">
          <w:rPr>
            <w:noProof w:val="0"/>
            <w:lang w:val="en-US"/>
          </w:rPr>
          <w:t xml:space="preserve"> se </w:t>
        </w:r>
        <w:r w:rsidRPr="0CFF99AD" w:rsidR="1278BE93">
          <w:rPr>
            <w:noProof w:val="0"/>
            <w:lang w:val="en-US"/>
          </w:rPr>
          <w:t>znat</w:t>
        </w:r>
      </w:ins>
      <w:ins w:author="Aleksa Bozinovic" w:date="2024-05-25T13:45:12.482Z" w:id="397126855">
        <w:r w:rsidRPr="0CFF99AD" w:rsidR="1278BE93">
          <w:rPr>
            <w:noProof w:val="0"/>
            <w:lang w:val="en-US"/>
          </w:rPr>
          <w:t>no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više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informisano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i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uključeno</w:t>
        </w:r>
        <w:r w:rsidRPr="0CFF99AD" w:rsidR="1278BE93">
          <w:rPr>
            <w:noProof w:val="0"/>
            <w:lang w:val="en-US"/>
          </w:rPr>
          <w:t xml:space="preserve"> </w:t>
        </w:r>
        <w:r w:rsidRPr="0CFF99AD" w:rsidR="1278BE93">
          <w:rPr>
            <w:noProof w:val="0"/>
            <w:lang w:val="en-US"/>
          </w:rPr>
          <w:t>društvo</w:t>
        </w:r>
        <w:r w:rsidRPr="0CFF99AD" w:rsidR="1278BE93">
          <w:rPr>
            <w:noProof w:val="0"/>
            <w:lang w:val="en-US"/>
          </w:rPr>
          <w:t xml:space="preserve"> čime se povećava odgovornost i bolje donošenje odluka.</w:t>
        </w:r>
      </w:ins>
    </w:p>
    <w:p w:rsidR="448A0D6D" w:rsidP="0CFF99AD" w:rsidRDefault="448A0D6D" w14:paraId="191918EE" w14:textId="06C71765">
      <w:pPr>
        <w:pStyle w:val="Heading2"/>
        <w:rPr>
          <w:ins w:author="Aleksa Bozinovic" w:date="2024-05-25T12:11:16.325Z" w16du:dateUtc="2024-05-25T12:11:16.325Z" w:id="162948728"/>
          <w:noProof w:val="0"/>
          <w:lang w:val="en-US"/>
        </w:rPr>
        <w:pPrChange w:author="Aleksa Bozinovic" w:date="2024-05-25T12:11:14.78Z">
          <w:pPr>
            <w:pStyle w:val="Normal"/>
          </w:pPr>
        </w:pPrChange>
      </w:pPr>
      <w:bookmarkStart w:name="_Toc600284609" w:id="1747027512"/>
      <w:ins w:author="Aleksa Bozinovic" w:date="2024-05-25T12:11:16.041Z" w:id="335711049">
        <w:r w:rsidRPr="0CFF99AD" w:rsidR="448A0D6D">
          <w:rPr>
            <w:noProof w:val="0"/>
            <w:lang w:val="en-US"/>
          </w:rPr>
          <w:t>Mane</w:t>
        </w:r>
      </w:ins>
      <w:bookmarkEnd w:id="1747027512"/>
    </w:p>
    <w:p w:rsidR="448A0D6D" w:rsidP="0CFF99AD" w:rsidRDefault="448A0D6D" w14:paraId="69A4C69A" w14:textId="07361E83">
      <w:pPr>
        <w:pStyle w:val="Normal"/>
        <w:ind w:left="0"/>
        <w:rPr>
          <w:ins w:author="Aleksa Bozinovic" w:date="2024-05-25T13:47:11.261Z" w16du:dateUtc="2024-05-25T13:47:11.261Z" w:id="1695579499"/>
          <w:b w:val="0"/>
          <w:bCs w:val="0"/>
          <w:noProof w:val="0"/>
          <w:lang w:val="en-US"/>
        </w:rPr>
        <w:pPrChange w:author="Aleksa Bozinovic" w:date="2024-05-25T13:47:06.862Z">
          <w:pPr>
            <w:pStyle w:val="Heading2"/>
          </w:pPr>
        </w:pPrChange>
      </w:pPr>
      <w:ins w:author="Aleksa Bozinovic" w:date="2024-05-25T12:11:31.877Z" w:id="356962003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19Z" w:id="270954071">
              <w:rPr>
                <w:noProof w:val="0"/>
                <w:lang w:val="en-US"/>
              </w:rPr>
            </w:rPrChange>
          </w:rPr>
          <w:t>Nemaju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19Z" w:id="1408250461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19Z" w:id="1360818480">
              <w:rPr>
                <w:noProof w:val="0"/>
                <w:lang w:val="en-US"/>
              </w:rPr>
            </w:rPrChange>
          </w:rPr>
          <w:t>svi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2Z" w:id="102023871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2Z" w:id="532629857">
              <w:rPr>
                <w:noProof w:val="0"/>
                <w:lang w:val="en-US"/>
              </w:rPr>
            </w:rPrChange>
          </w:rPr>
          <w:t>građani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2Z" w:id="776796916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21Z" w:id="1067713714">
              <w:rPr>
                <w:noProof w:val="0"/>
                <w:lang w:val="en-US"/>
              </w:rPr>
            </w:rPrChange>
          </w:rPr>
          <w:t>pristup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21Z" w:id="898618748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4.322Z" w:id="1783020979">
              <w:rPr>
                <w:noProof w:val="0"/>
                <w:lang w:val="en-US"/>
              </w:rPr>
            </w:rPrChange>
          </w:rPr>
          <w:t>internetu</w:t>
        </w:r>
      </w:ins>
      <w:ins w:author="Aleksa Bozinovic" w:date="2024-05-25T13:47:10.913Z" w:id="1999092676">
        <w:r w:rsidRPr="0CFF99AD" w:rsidR="2E9D154C">
          <w:rPr>
            <w:b w:val="1"/>
            <w:bCs w:val="1"/>
            <w:noProof w:val="0"/>
            <w:lang w:val="en-US"/>
            <w:rPrChange w:author="Aleksa Bozinovic" w:date="2024-05-25T13:47:14.322Z" w:id="522782630">
              <w:rPr>
                <w:noProof w:val="0"/>
                <w:lang w:val="en-US"/>
              </w:rPr>
            </w:rPrChange>
          </w:rPr>
          <w:t>.</w:t>
        </w:r>
      </w:ins>
      <w:ins w:author="Aleksa Bozinovic" w:date="2024-05-25T13:48:59.904Z" w:id="1086261220">
        <w:r w:rsidRPr="0CFF99AD" w:rsidR="4A508481">
          <w:rPr>
            <w:b w:val="1"/>
            <w:bCs w:val="1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Ovo je </w:t>
        </w:r>
        <w:r w:rsidRPr="0CFF99AD" w:rsidR="4A508481">
          <w:rPr>
            <w:b w:val="0"/>
            <w:bCs w:val="0"/>
            <w:noProof w:val="0"/>
            <w:lang w:val="en-US"/>
          </w:rPr>
          <w:t>jedna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od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glavnih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mana. Dok </w:t>
        </w:r>
        <w:r w:rsidRPr="0CFF99AD" w:rsidR="4A508481">
          <w:rPr>
            <w:b w:val="0"/>
            <w:bCs w:val="0"/>
            <w:noProof w:val="0"/>
            <w:lang w:val="en-US"/>
          </w:rPr>
          <w:t>mnogi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imaju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pristup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internetu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i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dalje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postoje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oni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koji </w:t>
        </w:r>
        <w:r w:rsidRPr="0CFF99AD" w:rsidR="4A508481">
          <w:rPr>
            <w:b w:val="0"/>
            <w:bCs w:val="0"/>
            <w:noProof w:val="0"/>
            <w:lang w:val="en-US"/>
          </w:rPr>
          <w:t>ne</w:t>
        </w:r>
      </w:ins>
      <w:ins w:author="Aleksa Bozinovic" w:date="2024-05-25T13:49:19.964Z" w:id="1020595769">
        <w:r w:rsidRPr="0CFF99AD" w:rsidR="4A508481">
          <w:rPr>
            <w:b w:val="0"/>
            <w:bCs w:val="0"/>
            <w:noProof w:val="0"/>
            <w:lang w:val="en-US"/>
          </w:rPr>
          <w:t>maju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. Ovo je </w:t>
        </w:r>
        <w:r w:rsidRPr="0CFF99AD" w:rsidR="4A508481">
          <w:rPr>
            <w:b w:val="0"/>
            <w:bCs w:val="0"/>
            <w:noProof w:val="0"/>
            <w:lang w:val="en-US"/>
          </w:rPr>
          <w:t>pogotovo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problem u </w:t>
        </w:r>
        <w:r w:rsidRPr="0CFF99AD" w:rsidR="4A508481">
          <w:rPr>
            <w:b w:val="0"/>
            <w:bCs w:val="0"/>
            <w:noProof w:val="0"/>
            <w:lang w:val="en-US"/>
          </w:rPr>
          <w:t>zemljava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koje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se </w:t>
        </w:r>
        <w:r w:rsidRPr="0CFF99AD" w:rsidR="4A508481">
          <w:rPr>
            <w:b w:val="0"/>
            <w:bCs w:val="0"/>
            <w:noProof w:val="0"/>
            <w:lang w:val="en-US"/>
          </w:rPr>
          <w:t>tek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razvijaju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i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dolazimo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do toga da </w:t>
        </w:r>
        <w:r w:rsidRPr="0CFF99AD" w:rsidR="4A508481">
          <w:rPr>
            <w:b w:val="0"/>
            <w:bCs w:val="0"/>
            <w:noProof w:val="0"/>
            <w:lang w:val="en-US"/>
          </w:rPr>
          <w:t>postoje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ljudi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koji </w:t>
        </w:r>
        <w:r w:rsidRPr="0CFF99AD" w:rsidR="4A508481">
          <w:rPr>
            <w:b w:val="0"/>
            <w:bCs w:val="0"/>
            <w:noProof w:val="0"/>
            <w:lang w:val="en-US"/>
          </w:rPr>
          <w:t>neće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moći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da </w:t>
        </w:r>
        <w:r w:rsidRPr="0CFF99AD" w:rsidR="4A508481">
          <w:rPr>
            <w:b w:val="0"/>
            <w:bCs w:val="0"/>
            <w:noProof w:val="0"/>
            <w:lang w:val="en-US"/>
          </w:rPr>
          <w:t>pristupe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nekim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servisima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</w:t>
        </w:r>
        <w:r w:rsidRPr="0CFF99AD" w:rsidR="4A508481">
          <w:rPr>
            <w:b w:val="0"/>
            <w:bCs w:val="0"/>
            <w:noProof w:val="0"/>
            <w:lang w:val="en-US"/>
          </w:rPr>
          <w:t>ili</w:t>
        </w:r>
        <w:r w:rsidRPr="0CFF99AD" w:rsidR="4A508481">
          <w:rPr>
            <w:b w:val="0"/>
            <w:bCs w:val="0"/>
            <w:noProof w:val="0"/>
            <w:lang w:val="en-US"/>
          </w:rPr>
          <w:t xml:space="preserve"> informacijama.</w:t>
        </w:r>
      </w:ins>
    </w:p>
    <w:p w:rsidR="448A0D6D" w:rsidP="0CFF99AD" w:rsidRDefault="448A0D6D" w14:paraId="37F067EB" w14:textId="55920AA9">
      <w:pPr>
        <w:pStyle w:val="Normal"/>
        <w:ind w:left="0"/>
        <w:rPr>
          <w:ins w:author="Aleksa Bozinovic" w:date="2024-05-25T12:11:37.974Z" w16du:dateUtc="2024-05-25T12:11:37.974Z" w:id="1110425288"/>
          <w:b w:val="0"/>
          <w:bCs w:val="0"/>
          <w:noProof w:val="0"/>
          <w:lang w:val="en-US"/>
          <w:rPrChange w:author="Aleksa Bozinovic" w:date="2024-05-25T13:47:18.243Z" w:id="753025900">
            <w:rPr>
              <w:ins w:author="Aleksa Bozinovic" w:date="2024-05-25T12:11:37.974Z" w16du:dateUtc="2024-05-25T12:11:37.974Z" w:id="419297697"/>
              <w:noProof w:val="0"/>
              <w:lang w:val="en-US"/>
            </w:rPr>
          </w:rPrChange>
        </w:rPr>
      </w:pPr>
      <w:ins w:author="Aleksa Bozinovic" w:date="2024-05-25T12:11:31.877Z" w:id="286076288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8.242Z" w:id="1608671647">
              <w:rPr>
                <w:noProof w:val="0"/>
                <w:lang w:val="en-US"/>
              </w:rPr>
            </w:rPrChange>
          </w:rPr>
          <w:t>Pouzdanost</w:t>
        </w:r>
      </w:ins>
      <w:ins w:author="Aleksa Bozinovic" w:date="2024-05-25T12:11:37.76Z" w:id="1469776505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8.242Z" w:id="1430819006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18.242Z" w:id="347232458">
              <w:rPr>
                <w:noProof w:val="0"/>
                <w:lang w:val="en-US"/>
              </w:rPr>
            </w:rPrChange>
          </w:rPr>
          <w:t>informacija</w:t>
        </w:r>
      </w:ins>
      <w:ins w:author="Aleksa Bozinovic" w:date="2024-05-25T13:47:15.792Z" w:id="1138649486">
        <w:r w:rsidRPr="0CFF99AD" w:rsidR="34EE1FAB">
          <w:rPr>
            <w:b w:val="1"/>
            <w:bCs w:val="1"/>
            <w:noProof w:val="0"/>
            <w:lang w:val="en-US"/>
            <w:rPrChange w:author="Aleksa Bozinovic" w:date="2024-05-25T13:47:18.243Z" w:id="11358983">
              <w:rPr>
                <w:noProof w:val="0"/>
                <w:lang w:val="en-US"/>
              </w:rPr>
            </w:rPrChange>
          </w:rPr>
          <w:t>.</w:t>
        </w:r>
      </w:ins>
      <w:ins w:author="Aleksa Bozinovic" w:date="2024-05-25T13:50:53.2Z" w:id="238846012">
        <w:r w:rsidRPr="0CFF99AD" w:rsidR="18472C09">
          <w:rPr>
            <w:b w:val="1"/>
            <w:bCs w:val="1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Pouzdanost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informacija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je </w:t>
        </w:r>
        <w:r w:rsidRPr="0CFF99AD" w:rsidR="18472C09">
          <w:rPr>
            <w:b w:val="0"/>
            <w:bCs w:val="0"/>
            <w:noProof w:val="0"/>
            <w:lang w:val="en-US"/>
          </w:rPr>
          <w:t>takođe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veliki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problem. </w:t>
        </w:r>
        <w:r w:rsidRPr="0CFF99AD" w:rsidR="18472C09">
          <w:rPr>
            <w:b w:val="0"/>
            <w:bCs w:val="0"/>
            <w:noProof w:val="0"/>
            <w:lang w:val="en-US"/>
          </w:rPr>
          <w:t>Postoji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mogućnost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da </w:t>
        </w:r>
        <w:r w:rsidRPr="0CFF99AD" w:rsidR="18472C09">
          <w:rPr>
            <w:b w:val="0"/>
            <w:bCs w:val="0"/>
            <w:noProof w:val="0"/>
            <w:lang w:val="en-US"/>
          </w:rPr>
          <w:t>građani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neće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moći</w:t>
        </w:r>
      </w:ins>
      <w:ins w:author="Aleksa Bozinovic" w:date="2024-05-25T13:51:24.256Z" w:id="1050478808">
        <w:r w:rsidRPr="0CFF99AD" w:rsidR="18472C09">
          <w:rPr>
            <w:b w:val="0"/>
            <w:bCs w:val="0"/>
            <w:noProof w:val="0"/>
            <w:lang w:val="en-US"/>
          </w:rPr>
          <w:t xml:space="preserve"> da </w:t>
        </w:r>
        <w:r w:rsidRPr="0CFF99AD" w:rsidR="18472C09">
          <w:rPr>
            <w:b w:val="0"/>
            <w:bCs w:val="0"/>
            <w:noProof w:val="0"/>
            <w:lang w:val="en-US"/>
          </w:rPr>
          <w:t>razlikiuju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između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tačnih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i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lažnih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informacija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, </w:t>
        </w:r>
        <w:r w:rsidRPr="0CFF99AD" w:rsidR="18472C09">
          <w:rPr>
            <w:b w:val="0"/>
            <w:bCs w:val="0"/>
            <w:noProof w:val="0"/>
            <w:lang w:val="en-US"/>
          </w:rPr>
          <w:t>što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može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dovesti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do </w:t>
        </w:r>
        <w:r w:rsidRPr="0CFF99AD" w:rsidR="18472C09">
          <w:rPr>
            <w:b w:val="0"/>
            <w:bCs w:val="0"/>
            <w:noProof w:val="0"/>
            <w:lang w:val="en-US"/>
          </w:rPr>
          <w:t>dezinformacije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i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lošeg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javnog</w:t>
        </w:r>
        <w:r w:rsidRPr="0CFF99AD" w:rsidR="18472C09">
          <w:rPr>
            <w:b w:val="0"/>
            <w:bCs w:val="0"/>
            <w:noProof w:val="0"/>
            <w:lang w:val="en-US"/>
          </w:rPr>
          <w:t xml:space="preserve"> </w:t>
        </w:r>
        <w:r w:rsidRPr="0CFF99AD" w:rsidR="18472C09">
          <w:rPr>
            <w:b w:val="0"/>
            <w:bCs w:val="0"/>
            <w:noProof w:val="0"/>
            <w:lang w:val="en-US"/>
          </w:rPr>
          <w:t>mišljenja.</w:t>
        </w:r>
      </w:ins>
    </w:p>
    <w:p w:rsidR="448A0D6D" w:rsidP="0CFF99AD" w:rsidRDefault="448A0D6D" w14:paraId="37DC1948" w14:textId="36FB469B">
      <w:pPr>
        <w:pStyle w:val="Normal"/>
        <w:ind w:left="0"/>
        <w:rPr>
          <w:ins w:author="Aleksa Bozinovic" w:date="2024-05-25T12:11:54.094Z" w16du:dateUtc="2024-05-25T12:11:54.094Z" w:id="1243516779"/>
          <w:b w:val="0"/>
          <w:bCs w:val="0"/>
          <w:noProof w:val="0"/>
          <w:lang w:val="en-US"/>
          <w:rPrChange w:author="Aleksa Bozinovic" w:date="2024-05-25T13:47:21.21Z" w:id="1753524552">
            <w:rPr>
              <w:ins w:author="Aleksa Bozinovic" w:date="2024-05-25T12:11:54.094Z" w16du:dateUtc="2024-05-25T12:11:54.094Z" w:id="308080728"/>
              <w:noProof w:val="0"/>
              <w:lang w:val="en-US"/>
            </w:rPr>
          </w:rPrChange>
        </w:rPr>
      </w:pPr>
      <w:ins w:author="Aleksa Bozinovic" w:date="2024-05-25T12:11:53.777Z" w:id="1688034635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21.208Z" w:id="979068609">
              <w:rPr>
                <w:noProof w:val="0"/>
                <w:lang w:val="en-US"/>
              </w:rPr>
            </w:rPrChange>
          </w:rPr>
          <w:t>Sklonost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21.208Z" w:id="392804878">
              <w:rPr>
                <w:noProof w:val="0"/>
                <w:lang w:val="en-US"/>
              </w:rPr>
            </w:rPrChange>
          </w:rPr>
          <w:t xml:space="preserve">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21.208Z" w:id="451561029">
              <w:rPr>
                <w:noProof w:val="0"/>
                <w:lang w:val="en-US"/>
              </w:rPr>
            </w:rPrChange>
          </w:rPr>
          <w:t>na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21.209Z" w:id="1156194563">
              <w:rPr>
                <w:noProof w:val="0"/>
                <w:lang w:val="en-US"/>
              </w:rPr>
            </w:rPrChange>
          </w:rPr>
          <w:t xml:space="preserve"> cyber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21.209Z" w:id="2134608195">
              <w:rPr>
                <w:noProof w:val="0"/>
                <w:lang w:val="en-US"/>
              </w:rPr>
            </w:rPrChange>
          </w:rPr>
          <w:t>napade</w:t>
        </w:r>
      </w:ins>
      <w:ins w:author="Aleksa Bozinovic" w:date="2024-05-25T13:47:19.592Z" w:id="1313133863">
        <w:r w:rsidRPr="0CFF99AD" w:rsidR="196C7A0F">
          <w:rPr>
            <w:b w:val="1"/>
            <w:bCs w:val="1"/>
            <w:noProof w:val="0"/>
            <w:lang w:val="en-US"/>
            <w:rPrChange w:author="Aleksa Bozinovic" w:date="2024-05-25T13:47:21.209Z" w:id="719182042">
              <w:rPr>
                <w:noProof w:val="0"/>
                <w:lang w:val="en-US"/>
              </w:rPr>
            </w:rPrChange>
          </w:rPr>
          <w:t>.</w:t>
        </w:r>
      </w:ins>
      <w:ins w:author="Aleksa Bozinovic" w:date="2024-05-25T13:54:59.967Z" w:id="1578871884">
        <w:r w:rsidRPr="0CFF99AD" w:rsidR="5911A45E">
          <w:rPr>
            <w:b w:val="1"/>
            <w:bCs w:val="1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Svi </w:t>
        </w:r>
        <w:r w:rsidRPr="0CFF99AD" w:rsidR="5911A45E">
          <w:rPr>
            <w:b w:val="0"/>
            <w:bCs w:val="0"/>
            <w:noProof w:val="0"/>
            <w:lang w:val="en-US"/>
          </w:rPr>
          <w:t>digitalni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servisi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su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skloni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n</w:t>
        </w:r>
      </w:ins>
      <w:ins w:author="Aleksa Bozinovic" w:date="2024-05-25T13:55:42.073Z" w:id="1428248333">
        <w:r w:rsidRPr="0CFF99AD" w:rsidR="5911A45E">
          <w:rPr>
            <w:b w:val="0"/>
            <w:bCs w:val="0"/>
            <w:noProof w:val="0"/>
            <w:lang w:val="en-US"/>
          </w:rPr>
          <w:t>a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cyber </w:t>
        </w:r>
        <w:r w:rsidRPr="0CFF99AD" w:rsidR="5911A45E">
          <w:rPr>
            <w:b w:val="0"/>
            <w:bCs w:val="0"/>
            <w:noProof w:val="0"/>
            <w:lang w:val="en-US"/>
          </w:rPr>
          <w:t>napade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. Ovo je </w:t>
        </w:r>
        <w:r w:rsidRPr="0CFF99AD" w:rsidR="5911A45E">
          <w:rPr>
            <w:b w:val="0"/>
            <w:bCs w:val="0"/>
            <w:noProof w:val="0"/>
            <w:lang w:val="en-US"/>
          </w:rPr>
          <w:t>jako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opasno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jer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država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čuva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osetljive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podatke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o </w:t>
        </w:r>
        <w:r w:rsidRPr="0CFF99AD" w:rsidR="5911A45E">
          <w:rPr>
            <w:b w:val="0"/>
            <w:bCs w:val="0"/>
            <w:noProof w:val="0"/>
            <w:lang w:val="en-US"/>
          </w:rPr>
          <w:t>ljudima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i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zamislite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da </w:t>
        </w:r>
        <w:r w:rsidRPr="0CFF99AD" w:rsidR="5911A45E">
          <w:rPr>
            <w:b w:val="0"/>
            <w:bCs w:val="0"/>
            <w:noProof w:val="0"/>
            <w:lang w:val="en-US"/>
          </w:rPr>
          <w:t>dođe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do </w:t>
        </w:r>
        <w:r w:rsidRPr="0CFF99AD" w:rsidR="5911A45E">
          <w:rPr>
            <w:b w:val="0"/>
            <w:bCs w:val="0"/>
            <w:noProof w:val="0"/>
            <w:lang w:val="en-US"/>
          </w:rPr>
          <w:t>kompromisa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tih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podataka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. Zato je </w:t>
        </w:r>
        <w:r w:rsidRPr="0CFF99AD" w:rsidR="5911A45E">
          <w:rPr>
            <w:b w:val="0"/>
            <w:bCs w:val="0"/>
            <w:noProof w:val="0"/>
            <w:lang w:val="en-US"/>
          </w:rPr>
          <w:t>jako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bitno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da </w:t>
        </w:r>
        <w:r w:rsidRPr="0CFF99AD" w:rsidR="5911A45E">
          <w:rPr>
            <w:b w:val="0"/>
            <w:bCs w:val="0"/>
            <w:noProof w:val="0"/>
            <w:lang w:val="en-US"/>
          </w:rPr>
          <w:t>ovi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servisi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budu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dizajnirani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</w:t>
        </w:r>
        <w:r w:rsidRPr="0CFF99AD" w:rsidR="5911A45E">
          <w:rPr>
            <w:b w:val="0"/>
            <w:bCs w:val="0"/>
            <w:noProof w:val="0"/>
            <w:lang w:val="en-US"/>
          </w:rPr>
          <w:t>sa</w:t>
        </w:r>
        <w:r w:rsidRPr="0CFF99AD" w:rsidR="5911A45E">
          <w:rPr>
            <w:b w:val="0"/>
            <w:bCs w:val="0"/>
            <w:noProof w:val="0"/>
            <w:lang w:val="en-US"/>
          </w:rPr>
          <w:t xml:space="preserve"> bezbednošću na umu da bi se ovako nešto sprečilo.</w:t>
        </w:r>
      </w:ins>
    </w:p>
    <w:p w:rsidR="448A0D6D" w:rsidP="0CFF99AD" w:rsidRDefault="448A0D6D" w14:paraId="5DBE9254" w14:textId="32D83165">
      <w:pPr>
        <w:pStyle w:val="Normal"/>
        <w:ind w:left="0"/>
        <w:rPr>
          <w:ins w:author="Aleksa Bozinovic" w:date="2024-05-25T12:12:22.358Z" w16du:dateUtc="2024-05-25T12:12:22.358Z" w:id="98957447"/>
          <w:b w:val="0"/>
          <w:bCs w:val="0"/>
          <w:noProof w:val="0"/>
          <w:lang w:val="en-US"/>
          <w:rPrChange w:author="Aleksa Bozinovic" w:date="2024-05-25T13:47:24.498Z" w:id="1132897837">
            <w:rPr>
              <w:ins w:author="Aleksa Bozinovic" w:date="2024-05-25T12:12:22.358Z" w16du:dateUtc="2024-05-25T12:12:22.358Z" w:id="944035946"/>
              <w:noProof w:val="0"/>
              <w:lang w:val="en-US"/>
            </w:rPr>
          </w:rPrChange>
        </w:rPr>
      </w:pPr>
      <w:ins w:author="Aleksa Bozinovic" w:date="2024-05-25T12:11:56.178Z" w:id="574886261"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24.498Z" w:id="148167373">
              <w:rPr>
                <w:noProof w:val="0"/>
                <w:lang w:val="en-US"/>
              </w:rPr>
            </w:rPrChange>
          </w:rPr>
          <w:t xml:space="preserve">Cena </w:t>
        </w:r>
        <w:r w:rsidRPr="0CFF99AD" w:rsidR="448A0D6D">
          <w:rPr>
            <w:b w:val="1"/>
            <w:bCs w:val="1"/>
            <w:noProof w:val="0"/>
            <w:lang w:val="en-US"/>
            <w:rPrChange w:author="Aleksa Bozinovic" w:date="2024-05-25T13:47:24.498Z" w:id="1798449167">
              <w:rPr>
                <w:noProof w:val="0"/>
                <w:lang w:val="en-US"/>
              </w:rPr>
            </w:rPrChange>
          </w:rPr>
          <w:t>implementacije</w:t>
        </w:r>
      </w:ins>
      <w:ins w:author="Aleksa Bozinovic" w:date="2024-05-25T13:47:25.592Z" w:id="533454609">
        <w:r w:rsidRPr="0CFF99AD" w:rsidR="71488991">
          <w:rPr>
            <w:b w:val="1"/>
            <w:bCs w:val="1"/>
            <w:noProof w:val="0"/>
            <w:lang w:val="en-US"/>
          </w:rPr>
          <w:t>.</w:t>
        </w:r>
      </w:ins>
      <w:ins w:author="Aleksa Bozinovic" w:date="2024-05-25T13:57:20.094Z" w:id="289307607">
        <w:r w:rsidRPr="0CFF99AD" w:rsidR="53B8D9D9">
          <w:rPr>
            <w:b w:val="1"/>
            <w:bCs w:val="1"/>
            <w:noProof w:val="0"/>
            <w:lang w:val="en-US"/>
          </w:rPr>
          <w:t xml:space="preserve"> </w:t>
        </w:r>
      </w:ins>
      <w:ins w:author="Aleksa Bozinovic" w:date="2024-05-25T14:02:59.989Z" w:id="1935639374">
        <w:r w:rsidRPr="0CFF99AD" w:rsidR="4DEED1B9">
          <w:rPr>
            <w:b w:val="1"/>
            <w:bCs w:val="1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Potrebno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je </w:t>
        </w:r>
        <w:r w:rsidRPr="0CFF99AD" w:rsidR="4DEED1B9">
          <w:rPr>
            <w:b w:val="0"/>
            <w:bCs w:val="0"/>
            <w:noProof w:val="0"/>
            <w:lang w:val="en-US"/>
          </w:rPr>
          <w:t>jako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puno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novca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za </w:t>
        </w:r>
        <w:r w:rsidRPr="0CFF99AD" w:rsidR="4DEED1B9">
          <w:rPr>
            <w:b w:val="0"/>
            <w:bCs w:val="0"/>
            <w:noProof w:val="0"/>
            <w:lang w:val="en-US"/>
          </w:rPr>
          <w:t>razvijanje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i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implementiranje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e-</w:t>
        </w:r>
        <w:r w:rsidRPr="0CFF99AD" w:rsidR="4DEED1B9">
          <w:rPr>
            <w:b w:val="0"/>
            <w:bCs w:val="0"/>
            <w:noProof w:val="0"/>
            <w:lang w:val="en-US"/>
          </w:rPr>
          <w:t>uprave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. </w:t>
        </w:r>
        <w:r w:rsidRPr="0CFF99AD" w:rsidR="4DEED1B9">
          <w:rPr>
            <w:b w:val="0"/>
            <w:bCs w:val="0"/>
            <w:noProof w:val="0"/>
            <w:lang w:val="en-US"/>
          </w:rPr>
          <w:t>Što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je </w:t>
        </w:r>
        <w:r w:rsidRPr="0CFF99AD" w:rsidR="4DEED1B9">
          <w:rPr>
            <w:b w:val="0"/>
            <w:bCs w:val="0"/>
            <w:noProof w:val="0"/>
            <w:lang w:val="en-US"/>
          </w:rPr>
          <w:t>najgore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rezultati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mogu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bit</w:t>
        </w:r>
      </w:ins>
      <w:ins w:author="Aleksa Bozinovic" w:date="2024-05-25T14:03:47.562Z" w:id="1160296419">
        <w:r w:rsidRPr="0CFF99AD" w:rsidR="4DEED1B9">
          <w:rPr>
            <w:b w:val="0"/>
            <w:bCs w:val="0"/>
            <w:noProof w:val="0"/>
            <w:lang w:val="en-US"/>
          </w:rPr>
          <w:t>i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nezadovoljavajući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. </w:t>
        </w:r>
        <w:r w:rsidRPr="0CFF99AD" w:rsidR="4DEED1B9">
          <w:rPr>
            <w:b w:val="0"/>
            <w:bCs w:val="0"/>
            <w:noProof w:val="0"/>
            <w:lang w:val="en-US"/>
          </w:rPr>
          <w:t>Tehnologije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se </w:t>
        </w:r>
        <w:r w:rsidRPr="0CFF99AD" w:rsidR="4DEED1B9">
          <w:rPr>
            <w:b w:val="0"/>
            <w:bCs w:val="0"/>
            <w:noProof w:val="0"/>
            <w:lang w:val="en-US"/>
          </w:rPr>
          <w:t>menjaju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i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ako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neka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tehnologija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zastari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, </w:t>
        </w:r>
        <w:r w:rsidRPr="0CFF99AD" w:rsidR="4DEED1B9">
          <w:rPr>
            <w:b w:val="0"/>
            <w:bCs w:val="0"/>
            <w:noProof w:val="0"/>
            <w:lang w:val="en-US"/>
          </w:rPr>
          <w:t>može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imati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ogromne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uticaje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na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rad e-</w:t>
        </w:r>
        <w:r w:rsidRPr="0CFF99AD" w:rsidR="4DEED1B9">
          <w:rPr>
            <w:b w:val="0"/>
            <w:bCs w:val="0"/>
            <w:noProof w:val="0"/>
            <w:lang w:val="en-US"/>
          </w:rPr>
          <w:t>uprave</w:t>
        </w:r>
        <w:r w:rsidRPr="0CFF99AD" w:rsidR="4DEED1B9">
          <w:rPr>
            <w:b w:val="0"/>
            <w:bCs w:val="0"/>
            <w:noProof w:val="0"/>
            <w:lang w:val="en-US"/>
          </w:rPr>
          <w:t>. Zato se e-</w:t>
        </w:r>
        <w:r w:rsidRPr="0CFF99AD" w:rsidR="4DEED1B9">
          <w:rPr>
            <w:b w:val="0"/>
            <w:bCs w:val="0"/>
            <w:noProof w:val="0"/>
            <w:lang w:val="en-US"/>
          </w:rPr>
          <w:t>uprava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mora </w:t>
        </w:r>
        <w:r w:rsidRPr="0CFF99AD" w:rsidR="4DEED1B9">
          <w:rPr>
            <w:b w:val="0"/>
            <w:bCs w:val="0"/>
            <w:noProof w:val="0"/>
            <w:lang w:val="en-US"/>
          </w:rPr>
          <w:t>konstantno</w:t>
        </w:r>
        <w:r w:rsidRPr="0CFF99AD" w:rsidR="4DEED1B9">
          <w:rPr>
            <w:b w:val="0"/>
            <w:bCs w:val="0"/>
            <w:noProof w:val="0"/>
            <w:lang w:val="en-US"/>
          </w:rPr>
          <w:t xml:space="preserve"> </w:t>
        </w:r>
        <w:r w:rsidRPr="0CFF99AD" w:rsidR="4DEED1B9">
          <w:rPr>
            <w:b w:val="0"/>
            <w:bCs w:val="0"/>
            <w:noProof w:val="0"/>
            <w:lang w:val="en-US"/>
          </w:rPr>
          <w:t>razv</w:t>
        </w:r>
        <w:r w:rsidRPr="0CFF99AD" w:rsidR="12761B2D">
          <w:rPr>
            <w:b w:val="0"/>
            <w:bCs w:val="0"/>
            <w:noProof w:val="0"/>
            <w:lang w:val="en-US"/>
          </w:rPr>
          <w:t>ijati</w:t>
        </w:r>
        <w:r w:rsidRPr="0CFF99AD" w:rsidR="12761B2D">
          <w:rPr>
            <w:b w:val="0"/>
            <w:bCs w:val="0"/>
            <w:noProof w:val="0"/>
            <w:lang w:val="en-US"/>
          </w:rPr>
          <w:t xml:space="preserve"> </w:t>
        </w:r>
        <w:r w:rsidRPr="0CFF99AD" w:rsidR="12761B2D">
          <w:rPr>
            <w:b w:val="0"/>
            <w:bCs w:val="0"/>
            <w:noProof w:val="0"/>
            <w:lang w:val="en-US"/>
          </w:rPr>
          <w:t>i</w:t>
        </w:r>
        <w:r w:rsidRPr="0CFF99AD" w:rsidR="12761B2D">
          <w:rPr>
            <w:b w:val="0"/>
            <w:bCs w:val="0"/>
            <w:noProof w:val="0"/>
            <w:lang w:val="en-US"/>
          </w:rPr>
          <w:t xml:space="preserve"> </w:t>
        </w:r>
        <w:r w:rsidRPr="0CFF99AD" w:rsidR="12761B2D">
          <w:rPr>
            <w:b w:val="0"/>
            <w:bCs w:val="0"/>
            <w:noProof w:val="0"/>
            <w:lang w:val="en-US"/>
          </w:rPr>
          <w:t>uvek</w:t>
        </w:r>
        <w:r w:rsidRPr="0CFF99AD" w:rsidR="12761B2D">
          <w:rPr>
            <w:b w:val="0"/>
            <w:bCs w:val="0"/>
            <w:noProof w:val="0"/>
            <w:lang w:val="en-US"/>
          </w:rPr>
          <w:t xml:space="preserve"> </w:t>
        </w:r>
        <w:r w:rsidRPr="0CFF99AD" w:rsidR="12761B2D">
          <w:rPr>
            <w:b w:val="0"/>
            <w:bCs w:val="0"/>
            <w:noProof w:val="0"/>
            <w:lang w:val="en-US"/>
          </w:rPr>
          <w:t>imati</w:t>
        </w:r>
        <w:r w:rsidRPr="0CFF99AD" w:rsidR="12761B2D">
          <w:rPr>
            <w:b w:val="0"/>
            <w:bCs w:val="0"/>
            <w:noProof w:val="0"/>
            <w:lang w:val="en-US"/>
          </w:rPr>
          <w:t xml:space="preserve"> </w:t>
        </w:r>
        <w:r w:rsidRPr="0CFF99AD" w:rsidR="12761B2D">
          <w:rPr>
            <w:b w:val="0"/>
            <w:bCs w:val="0"/>
            <w:noProof w:val="0"/>
            <w:lang w:val="en-US"/>
          </w:rPr>
          <w:t>pogled</w:t>
        </w:r>
        <w:r w:rsidRPr="0CFF99AD" w:rsidR="12761B2D">
          <w:rPr>
            <w:b w:val="0"/>
            <w:bCs w:val="0"/>
            <w:noProof w:val="0"/>
            <w:lang w:val="en-US"/>
          </w:rPr>
          <w:t xml:space="preserve"> </w:t>
        </w:r>
        <w:r w:rsidRPr="0CFF99AD" w:rsidR="12761B2D">
          <w:rPr>
            <w:b w:val="0"/>
            <w:bCs w:val="0"/>
            <w:noProof w:val="0"/>
            <w:lang w:val="en-US"/>
          </w:rPr>
          <w:t>na</w:t>
        </w:r>
        <w:r w:rsidRPr="0CFF99AD" w:rsidR="12761B2D">
          <w:rPr>
            <w:b w:val="0"/>
            <w:bCs w:val="0"/>
            <w:noProof w:val="0"/>
            <w:lang w:val="en-US"/>
          </w:rPr>
          <w:t xml:space="preserve"> </w:t>
        </w:r>
        <w:r w:rsidRPr="0CFF99AD" w:rsidR="12761B2D">
          <w:rPr>
            <w:b w:val="0"/>
            <w:bCs w:val="0"/>
            <w:noProof w:val="0"/>
            <w:lang w:val="en-US"/>
          </w:rPr>
          <w:t>budućnost</w:t>
        </w:r>
        <w:r w:rsidRPr="0CFF99AD" w:rsidR="12761B2D">
          <w:rPr>
            <w:b w:val="0"/>
            <w:bCs w:val="0"/>
            <w:noProof w:val="0"/>
            <w:lang w:val="en-US"/>
          </w:rPr>
          <w:t>.</w:t>
        </w:r>
      </w:ins>
    </w:p>
    <w:p w:rsidR="448A0D6D" w:rsidP="0CFF99AD" w:rsidRDefault="448A0D6D" w14:paraId="0211AC70" w14:textId="0FECDBD4">
      <w:pPr>
        <w:pStyle w:val="Heading1"/>
        <w:rPr>
          <w:ins w:author="Aleksa Bozinovic" w:date="2024-05-25T12:12:30.419Z" w16du:dateUtc="2024-05-25T12:12:30.419Z" w:id="1920278400"/>
          <w:noProof w:val="0"/>
          <w:lang w:val="en-US"/>
        </w:rPr>
        <w:pPrChange w:author="Aleksa Bozinovic" w:date="2024-05-25T12:12:26.234Z">
          <w:pPr>
            <w:pStyle w:val="Normal"/>
          </w:pPr>
        </w:pPrChange>
      </w:pPr>
      <w:bookmarkStart w:name="_Toc103969692" w:id="1195601235"/>
      <w:ins w:author="Aleksa Bozinovic" w:date="2024-05-25T12:12:30.224Z" w:id="2013930593">
        <w:r w:rsidRPr="0CFF99AD" w:rsidR="448A0D6D">
          <w:rPr>
            <w:noProof w:val="0"/>
            <w:lang w:val="en-US"/>
          </w:rPr>
          <w:t>Nivoi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elektronske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administracije</w:t>
        </w:r>
      </w:ins>
      <w:bookmarkEnd w:id="1195601235"/>
    </w:p>
    <w:p w:rsidR="448A0D6D" w:rsidP="0CFF99AD" w:rsidRDefault="448A0D6D" w14:paraId="52B13AA7" w14:textId="416DE5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ns w:author="Aleksa Bozinovic" w:date="2024-05-25T12:16:04.963Z" w16du:dateUtc="2024-05-25T12:16:04.963Z" w:id="1403807564"/>
          <w:noProof w:val="0"/>
          <w:lang w:val="en-US"/>
        </w:rPr>
        <w:pPrChange w:author="Aleksa Bozinovic" w:date="2024-05-25T12:15:45.299Z">
          <w:pPr>
            <w:pStyle w:val="Heading1"/>
          </w:pPr>
        </w:pPrChange>
      </w:pPr>
      <w:ins w:author="Aleksa Bozinovic" w:date="2024-05-25T12:12:58.808Z" w:id="1693405433">
        <w:r w:rsidRPr="0CFF99AD" w:rsidR="448A0D6D">
          <w:rPr>
            <w:noProof w:val="0"/>
            <w:lang w:val="en-US"/>
          </w:rPr>
          <w:t>Postoje</w:t>
        </w:r>
        <w:r w:rsidRPr="0CFF99AD" w:rsidR="448A0D6D">
          <w:rPr>
            <w:noProof w:val="0"/>
            <w:lang w:val="en-US"/>
          </w:rPr>
          <w:t xml:space="preserve"> </w:t>
        </w:r>
      </w:ins>
      <w:ins w:author="Aleksa Bozinovic" w:date="2024-05-25T12:13:59.883Z" w:id="675582100">
        <w:r w:rsidRPr="0CFF99AD" w:rsidR="448A0D6D">
          <w:rPr>
            <w:noProof w:val="0"/>
            <w:lang w:val="en-US"/>
          </w:rPr>
          <w:t>šest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neka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nivoa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elektronske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administracije</w:t>
        </w:r>
        <w:r w:rsidRPr="0CFF99AD" w:rsidR="448A0D6D">
          <w:rPr>
            <w:noProof w:val="0"/>
            <w:lang w:val="en-US"/>
          </w:rPr>
          <w:t xml:space="preserve">, od </w:t>
        </w:r>
        <w:r w:rsidRPr="0CFF99AD" w:rsidR="448A0D6D">
          <w:rPr>
            <w:noProof w:val="0"/>
            <w:lang w:val="en-US"/>
          </w:rPr>
          <w:t>nultog</w:t>
        </w:r>
        <w:r w:rsidRPr="0CFF99AD" w:rsidR="448A0D6D">
          <w:rPr>
            <w:noProof w:val="0"/>
            <w:lang w:val="en-US"/>
          </w:rPr>
          <w:t xml:space="preserve"> do </w:t>
        </w:r>
      </w:ins>
      <w:ins w:author="Aleksa Bozinovic" w:date="2024-05-25T12:15:45.627Z" w:id="1637843307">
        <w:r w:rsidRPr="0CFF99AD" w:rsidR="665F7390">
          <w:rPr>
            <w:noProof w:val="0"/>
            <w:lang w:val="en-US"/>
          </w:rPr>
          <w:t>petog</w:t>
        </w:r>
      </w:ins>
      <w:ins w:author="Aleksa Bozinovic" w:date="2024-05-25T12:13:59.883Z" w:id="622657444">
        <w:r w:rsidRPr="0CFF99AD" w:rsidR="448A0D6D">
          <w:rPr>
            <w:noProof w:val="0"/>
            <w:lang w:val="en-US"/>
          </w:rPr>
          <w:t xml:space="preserve">. Prva </w:t>
        </w:r>
        <w:r w:rsidRPr="0CFF99AD" w:rsidR="448A0D6D">
          <w:rPr>
            <w:noProof w:val="0"/>
            <w:lang w:val="en-US"/>
          </w:rPr>
          <w:t>dva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nivoa</w:t>
        </w:r>
        <w:r w:rsidRPr="0CFF99AD" w:rsidR="448A0D6D">
          <w:rPr>
            <w:noProof w:val="0"/>
            <w:lang w:val="en-US"/>
          </w:rPr>
          <w:t xml:space="preserve"> (</w:t>
        </w:r>
        <w:r w:rsidRPr="0CFF99AD" w:rsidR="448A0D6D">
          <w:rPr>
            <w:noProof w:val="0"/>
            <w:lang w:val="en-US"/>
          </w:rPr>
          <w:t>nulti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i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prvi</w:t>
        </w:r>
        <w:r w:rsidRPr="0CFF99AD" w:rsidR="448A0D6D">
          <w:rPr>
            <w:noProof w:val="0"/>
            <w:lang w:val="en-US"/>
          </w:rPr>
          <w:t xml:space="preserve">) se </w:t>
        </w:r>
        <w:r w:rsidRPr="0CFF99AD" w:rsidR="448A0D6D">
          <w:rPr>
            <w:noProof w:val="0"/>
            <w:lang w:val="en-US"/>
          </w:rPr>
          <w:t>odnose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na</w:t>
        </w:r>
        <w:r w:rsidRPr="0CFF99AD" w:rsidR="448A0D6D">
          <w:rPr>
            <w:noProof w:val="0"/>
            <w:lang w:val="en-US"/>
          </w:rPr>
          <w:t xml:space="preserve"> intranet </w:t>
        </w:r>
        <w:r w:rsidRPr="0CFF99AD" w:rsidR="448A0D6D">
          <w:rPr>
            <w:noProof w:val="0"/>
            <w:lang w:val="en-US"/>
          </w:rPr>
          <w:t>jedne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države</w:t>
        </w:r>
        <w:r w:rsidRPr="0CFF99AD" w:rsidR="448A0D6D">
          <w:rPr>
            <w:noProof w:val="0"/>
            <w:lang w:val="en-US"/>
          </w:rPr>
          <w:t xml:space="preserve"> to jest </w:t>
        </w:r>
        <w:r w:rsidRPr="0CFF99AD" w:rsidR="448A0D6D">
          <w:rPr>
            <w:noProof w:val="0"/>
            <w:lang w:val="en-US"/>
          </w:rPr>
          <w:t>na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servise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i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sisteme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koje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njihove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institucije</w:t>
        </w:r>
        <w:r w:rsidRPr="0CFF99AD" w:rsidR="448A0D6D">
          <w:rPr>
            <w:noProof w:val="0"/>
            <w:lang w:val="en-US"/>
          </w:rPr>
          <w:t xml:space="preserve"> </w:t>
        </w:r>
        <w:r w:rsidRPr="0CFF99AD" w:rsidR="448A0D6D">
          <w:rPr>
            <w:noProof w:val="0"/>
            <w:lang w:val="en-US"/>
          </w:rPr>
          <w:t>koriste</w:t>
        </w:r>
      </w:ins>
      <w:ins w:author="Aleksa Bozinovic" w:date="2024-05-25T12:14:53.459Z" w:id="123690629">
        <w:r w:rsidRPr="0CFF99AD" w:rsidR="00A66A94">
          <w:rPr>
            <w:noProof w:val="0"/>
            <w:lang w:val="en-US"/>
          </w:rPr>
          <w:t xml:space="preserve">. </w:t>
        </w:r>
        <w:r w:rsidRPr="0CFF99AD" w:rsidR="00A66A94">
          <w:rPr>
            <w:noProof w:val="0"/>
            <w:lang w:val="en-US"/>
          </w:rPr>
          <w:t>Ostala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četri</w:t>
        </w:r>
        <w:r w:rsidRPr="0CFF99AD" w:rsidR="00A66A94">
          <w:rPr>
            <w:noProof w:val="0"/>
            <w:lang w:val="en-US"/>
          </w:rPr>
          <w:t xml:space="preserve"> se </w:t>
        </w:r>
        <w:r w:rsidRPr="0CFF99AD" w:rsidR="00A66A94">
          <w:rPr>
            <w:noProof w:val="0"/>
            <w:lang w:val="en-US"/>
          </w:rPr>
          <w:t>odnose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na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ekstranet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i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na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servise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usresređene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prema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građanima</w:t>
        </w:r>
        <w:r w:rsidRPr="0CFF99AD" w:rsidR="00A66A94">
          <w:rPr>
            <w:noProof w:val="0"/>
            <w:lang w:val="en-US"/>
          </w:rPr>
          <w:t xml:space="preserve">. </w:t>
        </w:r>
        <w:r w:rsidRPr="0CFF99AD" w:rsidR="00A66A94">
          <w:rPr>
            <w:noProof w:val="0"/>
            <w:lang w:val="en-US"/>
          </w:rPr>
          <w:t>Što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država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implementira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veći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nivo</w:t>
        </w:r>
        <w:r w:rsidRPr="0CFF99AD" w:rsidR="00A66A94">
          <w:rPr>
            <w:noProof w:val="0"/>
            <w:lang w:val="en-US"/>
          </w:rPr>
          <w:t xml:space="preserve">, to </w:t>
        </w:r>
        <w:r w:rsidRPr="0CFF99AD" w:rsidR="00A66A94">
          <w:rPr>
            <w:noProof w:val="0"/>
            <w:lang w:val="en-US"/>
          </w:rPr>
          <w:t>ima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napredniji</w:t>
        </w:r>
        <w:r w:rsidRPr="0CFF99AD" w:rsidR="00A66A94">
          <w:rPr>
            <w:noProof w:val="0"/>
            <w:lang w:val="en-US"/>
          </w:rPr>
          <w:t xml:space="preserve"> </w:t>
        </w:r>
        <w:r w:rsidRPr="0CFF99AD" w:rsidR="00A66A94">
          <w:rPr>
            <w:noProof w:val="0"/>
            <w:lang w:val="en-US"/>
          </w:rPr>
          <w:t>sistem</w:t>
        </w:r>
        <w:r w:rsidRPr="0CFF99AD" w:rsidR="00A66A94">
          <w:rPr>
            <w:noProof w:val="0"/>
            <w:lang w:val="en-US"/>
          </w:rPr>
          <w:t xml:space="preserve"> e-</w:t>
        </w:r>
        <w:r w:rsidRPr="0CFF99AD" w:rsidR="00A66A94">
          <w:rPr>
            <w:noProof w:val="0"/>
            <w:lang w:val="en-US"/>
          </w:rPr>
          <w:t>uprave</w:t>
        </w:r>
        <w:r w:rsidRPr="0CFF99AD" w:rsidR="00A66A94">
          <w:rPr>
            <w:noProof w:val="0"/>
            <w:lang w:val="en-US"/>
          </w:rPr>
          <w:t>.</w:t>
        </w:r>
      </w:ins>
    </w:p>
    <w:p w:rsidR="3968EB83" w:rsidP="0CFF99AD" w:rsidRDefault="3968EB83" w14:paraId="5218684D" w14:textId="38DDBE1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ins w:author="Aleksa Bozinovic" w:date="2024-05-25T12:16:56.254Z" w16du:dateUtc="2024-05-25T12:16:56.254Z" w:id="1176961533"/>
        </w:rPr>
      </w:pPr>
      <w:ins w:author="Aleksa Bozinovic" w:date="2024-05-25T12:16:47.935Z" w:id="745087489">
        <w:r w:rsidR="3968EB83">
          <w:drawing>
            <wp:inline wp14:editId="32C9450A" wp14:anchorId="03AA60EA">
              <wp:extent cx="5943600" cy="2924175"/>
              <wp:effectExtent l="0" t="0" r="0" b="0"/>
              <wp:docPr id="1927069563" name="" title="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"/>
                      <pic:cNvPicPr/>
                    </pic:nvPicPr>
                    <pic:blipFill>
                      <a:blip r:embed="R0614f7991350442b">
                        <a:extLst>
                          <a:ext xmlns:a="http://schemas.openxmlformats.org/drawingml/2006/main" uri="{28A0092B-C50C-407E-A947-70E740481C1C}">
                            <a14:useLocalDpi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924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3968EB83" w:rsidP="0CFF99AD" w:rsidRDefault="3968EB83" w14:paraId="5C50F85F" w14:textId="6492EC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ins w:author="Aleksa Bozinovic" w:date="2024-05-25T12:17:02.158Z" w16du:dateUtc="2024-05-25T12:17:02.158Z" w:id="1047261347"/>
          <w:rStyle w:val="Heading2Char"/>
        </w:rPr>
      </w:pPr>
      <w:bookmarkStart w:name="_Toc355510697" w:id="1616097636"/>
      <w:ins w:author="Aleksa Bozinovic" w:date="2024-05-25T12:16:47.935Z" w:id="2108020789">
        <w:r w:rsidRPr="0CFF99AD" w:rsidR="3968EB83">
          <w:rPr>
            <w:rStyle w:val="Heading2Char"/>
            <w:rPrChange w:author="Aleksa Bozinovic" w:date="2024-05-25T12:16:52.821Z" w:id="1051083856"/>
          </w:rPr>
          <w:t>Nulti</w:t>
        </w:r>
        <w:r w:rsidRPr="0CFF99AD" w:rsidR="3968EB83">
          <w:rPr>
            <w:rStyle w:val="Heading2Char"/>
            <w:rPrChange w:author="Aleksa Bozinovic" w:date="2024-05-25T12:16:52.821Z" w:id="1163655171"/>
          </w:rPr>
          <w:t xml:space="preserve"> </w:t>
        </w:r>
        <w:r w:rsidRPr="0CFF99AD" w:rsidR="3968EB83">
          <w:rPr>
            <w:rStyle w:val="Heading2Char"/>
            <w:rPrChange w:author="Aleksa Bozinovic" w:date="2024-05-25T12:16:52.821Z" w:id="255595036"/>
          </w:rPr>
          <w:t>nivo</w:t>
        </w:r>
      </w:ins>
      <w:bookmarkEnd w:id="1616097636"/>
    </w:p>
    <w:p w:rsidR="3968EB83" w:rsidP="0CFF99AD" w:rsidRDefault="3968EB83" w14:paraId="069BB668" w14:textId="4DC05734">
      <w:pPr>
        <w:pStyle w:val="Normal"/>
        <w:bidi w:val="0"/>
        <w:rPr>
          <w:ins w:author="Aleksa Bozinovic" w:date="2024-05-25T12:18:15.569Z" w16du:dateUtc="2024-05-25T12:18:15.569Z" w:id="396359054"/>
        </w:rPr>
        <w:pPrChange w:author="Aleksa Bozinovic" w:date="2024-05-25T12:17:04.059Z">
          <w:pPr>
            <w:pStyle w:val="Normal"/>
            <w:bidi w:val="0"/>
            <w:spacing w:before="0" w:beforeAutospacing="off" w:after="160" w:afterAutospacing="off" w:line="279" w:lineRule="auto"/>
            <w:ind w:left="0" w:right="0"/>
            <w:jc w:val="left"/>
          </w:pPr>
        </w:pPrChange>
      </w:pPr>
      <w:ins w:author="Aleksa Bozinovic" w:date="2024-05-25T12:17:59.889Z" w:id="1974185000">
        <w:r w:rsidR="3968EB83">
          <w:t xml:space="preserve">Na </w:t>
        </w:r>
        <w:r w:rsidR="3968EB83">
          <w:t>nultom</w:t>
        </w:r>
        <w:r w:rsidR="3968EB83">
          <w:t xml:space="preserve"> </w:t>
        </w:r>
        <w:r w:rsidR="3968EB83">
          <w:t>nivou</w:t>
        </w:r>
        <w:r w:rsidR="3968EB83">
          <w:t xml:space="preserve"> se </w:t>
        </w:r>
        <w:r w:rsidR="3968EB83">
          <w:t>nalaze</w:t>
        </w:r>
        <w:r w:rsidR="3968EB83">
          <w:t xml:space="preserve"> </w:t>
        </w:r>
        <w:r w:rsidR="3968EB83">
          <w:t>zajedničke</w:t>
        </w:r>
        <w:r w:rsidR="3968EB83">
          <w:t xml:space="preserve"> </w:t>
        </w:r>
        <w:r w:rsidR="3968EB83">
          <w:t>osnove</w:t>
        </w:r>
        <w:r w:rsidR="3968EB83">
          <w:t xml:space="preserve"> </w:t>
        </w:r>
        <w:r w:rsidR="3968EB83">
          <w:t>informacionog</w:t>
        </w:r>
        <w:r w:rsidR="3968EB83">
          <w:t xml:space="preserve"> </w:t>
        </w:r>
        <w:r w:rsidR="3968EB83">
          <w:t>sistema</w:t>
        </w:r>
        <w:r w:rsidR="3968EB83">
          <w:t xml:space="preserve"> državnih organa: </w:t>
        </w:r>
        <w:r w:rsidR="3968EB83">
          <w:t>komunikaciona</w:t>
        </w:r>
        <w:r w:rsidR="3968EB83">
          <w:t xml:space="preserve"> </w:t>
        </w:r>
        <w:r w:rsidR="3968EB83">
          <w:t>infrastruktura</w:t>
        </w:r>
        <w:r w:rsidR="3968EB83">
          <w:t xml:space="preserve">, </w:t>
        </w:r>
        <w:r w:rsidR="3968EB83">
          <w:t>baze</w:t>
        </w:r>
        <w:r w:rsidR="3968EB83">
          <w:t xml:space="preserve"> </w:t>
        </w:r>
        <w:r w:rsidR="3968EB83">
          <w:t>podataka</w:t>
        </w:r>
        <w:r w:rsidR="3968EB83">
          <w:t xml:space="preserve"> (</w:t>
        </w:r>
        <w:r w:rsidR="3968EB83">
          <w:t>građana</w:t>
        </w:r>
        <w:r w:rsidR="3968EB83">
          <w:t xml:space="preserve">, </w:t>
        </w:r>
        <w:r w:rsidR="3968EB83">
          <w:t>preduzeća</w:t>
        </w:r>
        <w:r w:rsidR="3968EB83">
          <w:t xml:space="preserve"> </w:t>
        </w:r>
        <w:r w:rsidR="3968EB83">
          <w:t>i</w:t>
        </w:r>
        <w:r w:rsidR="3968EB83">
          <w:t xml:space="preserve"> </w:t>
        </w:r>
        <w:r w:rsidR="3968EB83">
          <w:t>geografskih</w:t>
        </w:r>
        <w:r w:rsidR="3968EB83">
          <w:t xml:space="preserve"> </w:t>
        </w:r>
        <w:r w:rsidR="3968EB83">
          <w:t>jedinica</w:t>
        </w:r>
        <w:r w:rsidR="3968EB83">
          <w:t xml:space="preserve">), </w:t>
        </w:r>
        <w:r w:rsidR="3968EB83">
          <w:t>programi</w:t>
        </w:r>
        <w:r w:rsidR="3968EB83">
          <w:t xml:space="preserve"> od </w:t>
        </w:r>
        <w:r w:rsidR="3968EB83">
          <w:t>zajedničkog</w:t>
        </w:r>
        <w:r w:rsidR="3968EB83">
          <w:t xml:space="preserve"> </w:t>
        </w:r>
        <w:r w:rsidR="3968EB83">
          <w:t>interesa</w:t>
        </w:r>
        <w:r w:rsidR="3968EB83">
          <w:t xml:space="preserve"> (</w:t>
        </w:r>
        <w:r w:rsidR="3968EB83">
          <w:t>pisarnica</w:t>
        </w:r>
        <w:r w:rsidR="3968EB83">
          <w:t xml:space="preserve">, </w:t>
        </w:r>
        <w:r w:rsidR="3968EB83">
          <w:t>upravl</w:t>
        </w:r>
      </w:ins>
      <w:ins w:author="Aleksa Bozinovic" w:date="2024-05-25T12:18:15.224Z" w:id="283504416">
        <w:r w:rsidR="3968EB83">
          <w:t>janje</w:t>
        </w:r>
        <w:r w:rsidR="3968EB83">
          <w:t xml:space="preserve"> </w:t>
        </w:r>
        <w:r w:rsidR="3968EB83">
          <w:t>resursima</w:t>
        </w:r>
        <w:r w:rsidR="6FF23899">
          <w:t xml:space="preserve"> </w:t>
        </w:r>
        <w:r w:rsidR="6FF23899">
          <w:t>i</w:t>
        </w:r>
        <w:r w:rsidR="6FF23899">
          <w:t xml:space="preserve"> </w:t>
        </w:r>
        <w:r w:rsidR="6FF23899">
          <w:t>kadrovima</w:t>
        </w:r>
        <w:r w:rsidR="6FF23899">
          <w:t xml:space="preserve">, </w:t>
        </w:r>
        <w:r w:rsidR="6FF23899">
          <w:t>rečnik</w:t>
        </w:r>
        <w:r w:rsidR="6FF23899">
          <w:t xml:space="preserve"> </w:t>
        </w:r>
        <w:r w:rsidR="6FF23899">
          <w:t>podataka</w:t>
        </w:r>
        <w:r w:rsidR="6FF23899">
          <w:t>) i zakonski okvir.</w:t>
        </w:r>
      </w:ins>
    </w:p>
    <w:p w:rsidR="6FF23899" w:rsidP="0CFF99AD" w:rsidRDefault="6FF23899" w14:paraId="1C59B45C" w14:textId="48F48D1C">
      <w:pPr>
        <w:pStyle w:val="Heading2"/>
        <w:bidi w:val="0"/>
        <w:rPr>
          <w:ins w:author="Aleksa Bozinovic" w:date="2024-05-25T12:18:27.337Z" w16du:dateUtc="2024-05-25T12:18:27.337Z" w:id="1641217707"/>
        </w:rPr>
        <w:pPrChange w:author="Aleksa Bozinovic" w:date="2024-05-25T12:18:18.25Z">
          <w:pPr>
            <w:pStyle w:val="Normal"/>
            <w:bidi w:val="0"/>
          </w:pPr>
        </w:pPrChange>
      </w:pPr>
      <w:bookmarkStart w:name="_Toc1279493746" w:id="929671735"/>
      <w:ins w:author="Aleksa Bozinovic" w:date="2024-05-25T12:18:27.028Z" w:id="2020365423">
        <w:r w:rsidR="6FF23899">
          <w:t xml:space="preserve">Prvi </w:t>
        </w:r>
        <w:r w:rsidR="6FF23899">
          <w:t>nivo</w:t>
        </w:r>
      </w:ins>
      <w:bookmarkEnd w:id="929671735"/>
    </w:p>
    <w:p w:rsidR="6FF23899" w:rsidP="0CFF99AD" w:rsidRDefault="6FF23899" w14:paraId="2ADA30BF" w14:textId="5321FE38">
      <w:pPr>
        <w:pStyle w:val="Normal"/>
        <w:bidi w:val="0"/>
        <w:rPr>
          <w:ins w:author="Aleksa Bozinovic" w:date="2024-05-25T12:19:00.665Z" w16du:dateUtc="2024-05-25T12:19:00.665Z" w:id="1968264340"/>
        </w:rPr>
        <w:pPrChange w:author="Aleksa Bozinovic" w:date="2024-05-25T12:18:27.338Z">
          <w:pPr>
            <w:pStyle w:val="Heading2"/>
            <w:bidi w:val="0"/>
          </w:pPr>
        </w:pPrChange>
      </w:pPr>
      <w:ins w:author="Aleksa Bozinovic" w:date="2024-05-25T12:18:59.72Z" w:id="1783886010">
        <w:r w:rsidR="6FF23899">
          <w:t xml:space="preserve">Na </w:t>
        </w:r>
        <w:r w:rsidR="6FF23899">
          <w:t>prvom</w:t>
        </w:r>
        <w:r w:rsidR="6FF23899">
          <w:t xml:space="preserve"> </w:t>
        </w:r>
        <w:r w:rsidR="6FF23899">
          <w:t>nivou</w:t>
        </w:r>
        <w:r w:rsidR="6FF23899">
          <w:t xml:space="preserve"> se </w:t>
        </w:r>
        <w:r w:rsidR="6FF23899">
          <w:t>nalaze</w:t>
        </w:r>
        <w:r w:rsidR="6FF23899">
          <w:t xml:space="preserve"> </w:t>
        </w:r>
        <w:r w:rsidR="6FF23899">
          <w:t>informacioni</w:t>
        </w:r>
        <w:r w:rsidR="6FF23899">
          <w:t xml:space="preserve"> </w:t>
        </w:r>
        <w:r w:rsidR="6FF23899">
          <w:t>podsistemi</w:t>
        </w:r>
        <w:r w:rsidR="6FF23899">
          <w:t xml:space="preserve"> </w:t>
        </w:r>
        <w:r w:rsidR="6FF23899">
          <w:t>državnih</w:t>
        </w:r>
        <w:r w:rsidR="6FF23899">
          <w:t xml:space="preserve"> organa koji </w:t>
        </w:r>
        <w:r w:rsidR="6FF23899">
          <w:t>mogu</w:t>
        </w:r>
        <w:r w:rsidR="6FF23899">
          <w:t xml:space="preserve"> </w:t>
        </w:r>
        <w:r w:rsidR="6FF23899">
          <w:t>samostalno</w:t>
        </w:r>
        <w:r w:rsidR="6FF23899">
          <w:t xml:space="preserve"> da </w:t>
        </w:r>
        <w:r w:rsidR="6FF23899">
          <w:t>funkcionišu</w:t>
        </w:r>
        <w:r w:rsidR="6FF23899">
          <w:t xml:space="preserve"> u </w:t>
        </w:r>
        <w:r w:rsidR="6FF23899">
          <w:t>okviru</w:t>
        </w:r>
        <w:r w:rsidR="6FF23899">
          <w:t xml:space="preserve"> </w:t>
        </w:r>
        <w:r w:rsidR="6FF23899">
          <w:t>jednog</w:t>
        </w:r>
        <w:r w:rsidR="6FF23899">
          <w:t xml:space="preserve"> </w:t>
        </w:r>
        <w:r w:rsidR="6FF23899">
          <w:t>ministarstva</w:t>
        </w:r>
        <w:r w:rsidR="6FF23899">
          <w:t xml:space="preserve"> </w:t>
        </w:r>
        <w:r w:rsidR="6FF23899">
          <w:t>ili</w:t>
        </w:r>
        <w:r w:rsidR="6FF23899">
          <w:t xml:space="preserve"> </w:t>
        </w:r>
        <w:r w:rsidR="6FF23899">
          <w:t>drugog</w:t>
        </w:r>
        <w:r w:rsidR="6FF23899">
          <w:t xml:space="preserve"> </w:t>
        </w:r>
        <w:r w:rsidR="6FF23899">
          <w:t>državnog</w:t>
        </w:r>
        <w:r w:rsidR="6FF23899">
          <w:t xml:space="preserve"> organa.</w:t>
        </w:r>
      </w:ins>
    </w:p>
    <w:p w:rsidR="6FF23899" w:rsidP="0CFF99AD" w:rsidRDefault="6FF23899" w14:paraId="2809C9E2" w14:textId="60C51B3F">
      <w:pPr>
        <w:pStyle w:val="Normal"/>
        <w:bidi w:val="0"/>
        <w:rPr>
          <w:ins w:author="Aleksa Bozinovic" w:date="2024-05-25T12:19:33.601Z" w16du:dateUtc="2024-05-25T12:19:33.601Z" w:id="1384338696"/>
        </w:rPr>
      </w:pPr>
      <w:ins w:author="Aleksa Bozinovic" w:date="2024-05-25T12:19:32.304Z" w:id="357682569">
        <w:r w:rsidR="6FF23899">
          <w:t xml:space="preserve">Ovi </w:t>
        </w:r>
        <w:r w:rsidR="6FF23899">
          <w:t>podsistemi</w:t>
        </w:r>
        <w:r w:rsidR="6FF23899">
          <w:t xml:space="preserve"> se </w:t>
        </w:r>
        <w:r w:rsidR="6FF23899">
          <w:t>mogu</w:t>
        </w:r>
        <w:r w:rsidR="6FF23899">
          <w:t xml:space="preserve"> do </w:t>
        </w:r>
        <w:r w:rsidR="6FF23899">
          <w:t>izvesne</w:t>
        </w:r>
        <w:r w:rsidR="6FF23899">
          <w:t xml:space="preserve"> mere </w:t>
        </w:r>
        <w:r w:rsidR="6FF23899">
          <w:t>razvijati</w:t>
        </w:r>
        <w:r w:rsidR="6FF23899">
          <w:t xml:space="preserve"> </w:t>
        </w:r>
        <w:r w:rsidR="6FF23899">
          <w:t>nezavisno</w:t>
        </w:r>
        <w:r w:rsidR="6FF23899">
          <w:t xml:space="preserve">, </w:t>
        </w:r>
        <w:r w:rsidR="6FF23899">
          <w:t>odnosno</w:t>
        </w:r>
        <w:r w:rsidR="6FF23899">
          <w:t xml:space="preserve"> </w:t>
        </w:r>
        <w:r w:rsidR="6FF23899">
          <w:t>uporedo</w:t>
        </w:r>
        <w:r w:rsidR="6FF23899">
          <w:t xml:space="preserve"> </w:t>
        </w:r>
        <w:r w:rsidR="6FF23899">
          <w:t>sa</w:t>
        </w:r>
        <w:r w:rsidR="6FF23899">
          <w:t xml:space="preserve"> </w:t>
        </w:r>
        <w:r w:rsidR="6FF23899">
          <w:t>razvojem</w:t>
        </w:r>
        <w:r w:rsidR="6FF23899">
          <w:t xml:space="preserve"> </w:t>
        </w:r>
        <w:r w:rsidR="6FF23899">
          <w:t>osnova</w:t>
        </w:r>
        <w:r w:rsidR="6FF23899">
          <w:t xml:space="preserve"> </w:t>
        </w:r>
        <w:r w:rsidR="6FF23899">
          <w:t>zajedničkog</w:t>
        </w:r>
        <w:r w:rsidR="6FF23899">
          <w:t xml:space="preserve"> </w:t>
        </w:r>
        <w:r w:rsidR="6FF23899">
          <w:t>informacionog</w:t>
        </w:r>
        <w:r w:rsidR="6FF23899">
          <w:t xml:space="preserve"> </w:t>
        </w:r>
        <w:r w:rsidR="6FF23899">
          <w:t>sistema</w:t>
        </w:r>
        <w:r w:rsidR="6FF23899">
          <w:t>.</w:t>
        </w:r>
      </w:ins>
    </w:p>
    <w:p w:rsidR="6FF23899" w:rsidP="0CFF99AD" w:rsidRDefault="6FF23899" w14:paraId="6A6D7548" w14:textId="5C603890">
      <w:pPr>
        <w:pStyle w:val="Normal"/>
        <w:bidi w:val="0"/>
        <w:rPr>
          <w:ins w:author="Aleksa Bozinovic" w:date="2024-05-25T12:23:22.896Z" w16du:dateUtc="2024-05-25T12:23:22.896Z" w:id="525802040"/>
        </w:rPr>
      </w:pPr>
      <w:ins w:author="Aleksa Bozinovic" w:date="2024-05-25T12:19:50.436Z" w:id="1779888548">
        <w:r w:rsidR="6FF23899">
          <w:t xml:space="preserve">Primer </w:t>
        </w:r>
        <w:r w:rsidR="6FF23899">
          <w:t>jednog</w:t>
        </w:r>
        <w:r w:rsidR="6FF23899">
          <w:t xml:space="preserve"> </w:t>
        </w:r>
        <w:r w:rsidR="6FF23899">
          <w:t>uključenog</w:t>
        </w:r>
        <w:r w:rsidR="6FF23899">
          <w:t xml:space="preserve"> </w:t>
        </w:r>
        <w:r w:rsidR="6FF23899">
          <w:t>sistema</w:t>
        </w:r>
        <w:r w:rsidR="6FF23899">
          <w:t xml:space="preserve"> </w:t>
        </w:r>
        <w:r w:rsidR="6FF23899">
          <w:t>jeste</w:t>
        </w:r>
        <w:r w:rsidR="6FF23899">
          <w:t xml:space="preserve"> </w:t>
        </w:r>
        <w:r w:rsidR="6FF23899">
          <w:t>obrada</w:t>
        </w:r>
        <w:r w:rsidR="6FF23899">
          <w:t xml:space="preserve"> </w:t>
        </w:r>
        <w:r w:rsidR="6FF23899">
          <w:t>sudskih</w:t>
        </w:r>
        <w:r w:rsidR="6FF23899">
          <w:t xml:space="preserve"> </w:t>
        </w:r>
        <w:r w:rsidR="6FF23899">
          <w:t>predmeta</w:t>
        </w:r>
        <w:r w:rsidR="6FF23899">
          <w:t xml:space="preserve"> u </w:t>
        </w:r>
        <w:r w:rsidR="6FF23899">
          <w:t>Ministarstvu</w:t>
        </w:r>
        <w:r w:rsidR="6FF23899">
          <w:t xml:space="preserve"> </w:t>
        </w:r>
        <w:r w:rsidR="6FF23899">
          <w:t>pravde</w:t>
        </w:r>
        <w:r w:rsidR="6FF23899">
          <w:t>.</w:t>
        </w:r>
      </w:ins>
    </w:p>
    <w:p w:rsidR="701BC07F" w:rsidP="0CFF99AD" w:rsidRDefault="701BC07F" w14:paraId="2258CCFB" w14:textId="5B572C72">
      <w:pPr>
        <w:pStyle w:val="Normal"/>
        <w:bidi w:val="0"/>
        <w:rPr>
          <w:ins w:author="Aleksa Bozinovic" w:date="2024-05-25T12:24:00.224Z" w16du:dateUtc="2024-05-25T12:24:00.224Z" w:id="1183765481"/>
        </w:rPr>
      </w:pPr>
      <w:ins w:author="Aleksa Bozinovic" w:date="2024-05-25T12:23:57.583Z" w:id="1389481593">
        <w:r w:rsidR="701BC07F">
          <w:t>Nulti</w:t>
        </w:r>
        <w:r w:rsidR="701BC07F">
          <w:t xml:space="preserve"> </w:t>
        </w:r>
        <w:r w:rsidR="701BC07F">
          <w:t>i</w:t>
        </w:r>
        <w:r w:rsidR="701BC07F">
          <w:t xml:space="preserve"> </w:t>
        </w:r>
        <w:r w:rsidR="701BC07F">
          <w:t>prvi</w:t>
        </w:r>
        <w:r w:rsidR="701BC07F">
          <w:t xml:space="preserve"> </w:t>
        </w:r>
        <w:r w:rsidR="701BC07F">
          <w:t>nivo</w:t>
        </w:r>
        <w:r w:rsidR="701BC07F">
          <w:t xml:space="preserve"> </w:t>
        </w:r>
        <w:r w:rsidR="701BC07F">
          <w:t>elektronske</w:t>
        </w:r>
        <w:r w:rsidR="701BC07F">
          <w:t xml:space="preserve"> </w:t>
        </w:r>
        <w:r w:rsidR="701BC07F">
          <w:t>administracije</w:t>
        </w:r>
        <w:r w:rsidR="701BC07F">
          <w:t xml:space="preserve"> </w:t>
        </w:r>
        <w:r w:rsidR="701BC07F">
          <w:t>predstavljaju</w:t>
        </w:r>
        <w:r w:rsidR="701BC07F">
          <w:t xml:space="preserve"> </w:t>
        </w:r>
        <w:r w:rsidR="701BC07F">
          <w:t>sistem</w:t>
        </w:r>
        <w:r w:rsidR="701BC07F">
          <w:t xml:space="preserve"> za </w:t>
        </w:r>
        <w:r w:rsidR="701BC07F">
          <w:t>komunikaciju</w:t>
        </w:r>
        <w:r w:rsidR="701BC07F">
          <w:t xml:space="preserve"> </w:t>
        </w:r>
        <w:r w:rsidR="701BC07F">
          <w:t>i</w:t>
        </w:r>
        <w:r w:rsidR="701BC07F">
          <w:t xml:space="preserve"> </w:t>
        </w:r>
        <w:r w:rsidR="701BC07F">
          <w:t>razmenu</w:t>
        </w:r>
        <w:r w:rsidR="701BC07F">
          <w:t xml:space="preserve"> </w:t>
        </w:r>
        <w:r w:rsidR="701BC07F">
          <w:t>dokumenata</w:t>
        </w:r>
        <w:r w:rsidR="701BC07F">
          <w:t xml:space="preserve"> </w:t>
        </w:r>
        <w:r w:rsidR="701BC07F">
          <w:t>unutar</w:t>
        </w:r>
        <w:r w:rsidR="701BC07F">
          <w:t xml:space="preserve"> </w:t>
        </w:r>
        <w:r w:rsidR="701BC07F">
          <w:t>državne</w:t>
        </w:r>
        <w:r w:rsidR="701BC07F">
          <w:t xml:space="preserve"> </w:t>
        </w:r>
        <w:r w:rsidR="701BC07F">
          <w:t>administracije</w:t>
        </w:r>
        <w:r w:rsidR="701BC07F">
          <w:t xml:space="preserve"> </w:t>
        </w:r>
        <w:r w:rsidR="701BC07F">
          <w:t>putem</w:t>
        </w:r>
        <w:r w:rsidR="701BC07F">
          <w:t xml:space="preserve"> </w:t>
        </w:r>
        <w:r w:rsidR="701BC07F">
          <w:t>državnog</w:t>
        </w:r>
        <w:r w:rsidR="701BC07F">
          <w:t xml:space="preserve"> </w:t>
        </w:r>
        <w:r w:rsidR="701BC07F">
          <w:t>intraneta</w:t>
        </w:r>
        <w:r w:rsidR="701BC07F">
          <w:t>.</w:t>
        </w:r>
      </w:ins>
    </w:p>
    <w:p w:rsidR="701BC07F" w:rsidP="0CFF99AD" w:rsidRDefault="701BC07F" w14:paraId="2FE7E384" w14:textId="256EAEE8">
      <w:pPr>
        <w:pStyle w:val="Normal"/>
        <w:bidi w:val="0"/>
        <w:rPr>
          <w:ins w:author="Aleksa Bozinovic" w:date="2024-05-25T12:24:22.838Z" w16du:dateUtc="2024-05-25T12:24:22.838Z" w:id="257023362"/>
        </w:rPr>
      </w:pPr>
      <w:ins w:author="Aleksa Bozinovic" w:date="2024-05-25T12:24:22.557Z" w:id="1252976386">
        <w:r w:rsidR="701BC07F">
          <w:t>Ovaj</w:t>
        </w:r>
        <w:r w:rsidR="701BC07F">
          <w:t xml:space="preserve"> </w:t>
        </w:r>
        <w:r w:rsidR="701BC07F">
          <w:t>sistem</w:t>
        </w:r>
        <w:r w:rsidR="701BC07F">
          <w:t xml:space="preserve"> je </w:t>
        </w:r>
        <w:r w:rsidR="701BC07F">
          <w:t>osnova</w:t>
        </w:r>
        <w:r w:rsidR="701BC07F">
          <w:t xml:space="preserve"> da se sav </w:t>
        </w:r>
        <w:r w:rsidR="701BC07F">
          <w:t>posao</w:t>
        </w:r>
        <w:r w:rsidR="701BC07F">
          <w:t xml:space="preserve"> po </w:t>
        </w:r>
        <w:r w:rsidR="701BC07F">
          <w:t>jednom</w:t>
        </w:r>
        <w:r w:rsidR="701BC07F">
          <w:t xml:space="preserve"> </w:t>
        </w:r>
        <w:r w:rsidR="701BC07F">
          <w:t>predmetu</w:t>
        </w:r>
        <w:r w:rsidR="701BC07F">
          <w:t xml:space="preserve"> </w:t>
        </w:r>
        <w:r w:rsidR="701BC07F">
          <w:t>može</w:t>
        </w:r>
        <w:r w:rsidR="701BC07F">
          <w:t xml:space="preserve"> </w:t>
        </w:r>
        <w:r w:rsidR="701BC07F">
          <w:t>završiti</w:t>
        </w:r>
        <w:r w:rsidR="701BC07F">
          <w:t xml:space="preserve"> na jednom šalteru.</w:t>
        </w:r>
      </w:ins>
    </w:p>
    <w:p w:rsidR="701BC07F" w:rsidP="0CFF99AD" w:rsidRDefault="701BC07F" w14:paraId="3C7DFBEB" w14:textId="712EE1C5">
      <w:pPr>
        <w:pStyle w:val="Heading2"/>
        <w:bidi w:val="0"/>
        <w:rPr>
          <w:ins w:author="Aleksa Bozinovic" w:date="2024-05-25T12:24:33.597Z" w16du:dateUtc="2024-05-25T12:24:33.597Z" w:id="1526406362"/>
        </w:rPr>
        <w:pPrChange w:author="Aleksa Bozinovic" w:date="2024-05-25T12:24:26.769Z">
          <w:pPr>
            <w:pStyle w:val="Normal"/>
            <w:bidi w:val="0"/>
          </w:pPr>
        </w:pPrChange>
      </w:pPr>
      <w:bookmarkStart w:name="_Toc739564719" w:id="1161031101"/>
      <w:ins w:author="Aleksa Bozinovic" w:date="2024-05-25T12:24:33.106Z" w:id="1338944567">
        <w:r w:rsidR="701BC07F">
          <w:t xml:space="preserve">Drugi </w:t>
        </w:r>
        <w:r w:rsidR="701BC07F">
          <w:t>nivo</w:t>
        </w:r>
      </w:ins>
      <w:bookmarkEnd w:id="1161031101"/>
    </w:p>
    <w:p w:rsidR="701BC07F" w:rsidP="0CFF99AD" w:rsidRDefault="701BC07F" w14:paraId="51F79E01" w14:textId="439DAC87">
      <w:pPr>
        <w:pStyle w:val="Normal"/>
        <w:bidi w:val="0"/>
        <w:rPr>
          <w:ins w:author="Aleksa Bozinovic" w:date="2024-05-25T12:25:30.237Z" w16du:dateUtc="2024-05-25T12:25:30.237Z" w:id="2015785877"/>
        </w:rPr>
        <w:pPrChange w:author="Aleksa Bozinovic" w:date="2024-05-25T12:24:33.599Z">
          <w:pPr>
            <w:pStyle w:val="Heading2"/>
            <w:bidi w:val="0"/>
          </w:pPr>
        </w:pPrChange>
      </w:pPr>
      <w:ins w:author="Aleksa Bozinovic" w:date="2024-05-25T12:24:56.349Z" w:id="1128999055">
        <w:r w:rsidR="701BC07F">
          <w:t xml:space="preserve">Na </w:t>
        </w:r>
        <w:r w:rsidR="701BC07F">
          <w:t>drugom</w:t>
        </w:r>
        <w:r w:rsidR="701BC07F">
          <w:t xml:space="preserve"> </w:t>
        </w:r>
        <w:r w:rsidR="701BC07F">
          <w:t>nivou</w:t>
        </w:r>
        <w:r w:rsidR="701BC07F">
          <w:t xml:space="preserve"> se </w:t>
        </w:r>
        <w:r w:rsidR="701BC07F">
          <w:t>pružaju</w:t>
        </w:r>
        <w:r w:rsidR="701BC07F">
          <w:t xml:space="preserve"> </w:t>
        </w:r>
        <w:r w:rsidR="701BC07F">
          <w:t>informacije</w:t>
        </w:r>
        <w:r w:rsidR="701BC07F">
          <w:t xml:space="preserve"> </w:t>
        </w:r>
        <w:r w:rsidR="701BC07F">
          <w:t>specifične</w:t>
        </w:r>
        <w:r w:rsidR="701BC07F">
          <w:t xml:space="preserve"> za </w:t>
        </w:r>
        <w:r w:rsidR="701BC07F">
          <w:t>podsisteme</w:t>
        </w:r>
        <w:r w:rsidR="701BC07F">
          <w:t xml:space="preserve"> </w:t>
        </w:r>
        <w:r w:rsidR="701BC07F">
          <w:t>ili</w:t>
        </w:r>
        <w:r w:rsidR="701BC07F">
          <w:t xml:space="preserve"> </w:t>
        </w:r>
        <w:r w:rsidR="701BC07F">
          <w:t>postupke</w:t>
        </w:r>
      </w:ins>
      <w:ins w:author="Aleksa Bozinovic" w:date="2024-05-25T12:25:30.07Z" w:id="1659054200">
        <w:r w:rsidR="701BC07F">
          <w:t xml:space="preserve"> </w:t>
        </w:r>
        <w:r w:rsidR="701BC07F">
          <w:t>koje</w:t>
        </w:r>
        <w:r w:rsidR="701BC07F">
          <w:t xml:space="preserve"> se </w:t>
        </w:r>
        <w:r w:rsidR="701BC07F">
          <w:t>obavljaju</w:t>
        </w:r>
        <w:r w:rsidR="701BC07F">
          <w:t xml:space="preserve"> na prvom nivou.</w:t>
        </w:r>
      </w:ins>
    </w:p>
    <w:p w:rsidR="701BC07F" w:rsidP="0CFF99AD" w:rsidRDefault="701BC07F" w14:paraId="144AD20B" w14:textId="181700A1">
      <w:pPr>
        <w:pStyle w:val="Normal"/>
        <w:bidi w:val="0"/>
        <w:rPr>
          <w:ins w:author="Aleksa Bozinovic" w:date="2024-05-25T12:26:21.973Z" w16du:dateUtc="2024-05-25T12:26:21.973Z" w:id="1553811861"/>
        </w:rPr>
      </w:pPr>
      <w:ins w:author="Aleksa Bozinovic" w:date="2024-05-25T12:25:59.818Z" w:id="2048276549">
        <w:r w:rsidR="701BC07F">
          <w:t>Građani</w:t>
        </w:r>
        <w:r w:rsidR="701BC07F">
          <w:t xml:space="preserve"> </w:t>
        </w:r>
        <w:r w:rsidR="701BC07F">
          <w:t>putem</w:t>
        </w:r>
        <w:r w:rsidR="701BC07F">
          <w:t xml:space="preserve"> internet </w:t>
        </w:r>
        <w:r w:rsidR="701BC07F">
          <w:t>prezentacija</w:t>
        </w:r>
        <w:r w:rsidR="701BC07F">
          <w:t xml:space="preserve"> </w:t>
        </w:r>
        <w:r w:rsidR="701BC07F">
          <w:t>pojedinih</w:t>
        </w:r>
        <w:r w:rsidR="701BC07F">
          <w:t xml:space="preserve"> </w:t>
        </w:r>
        <w:r w:rsidR="701BC07F">
          <w:t>organizacija</w:t>
        </w:r>
        <w:r w:rsidR="701BC07F">
          <w:t xml:space="preserve"> </w:t>
        </w:r>
        <w:r w:rsidR="701BC07F">
          <w:t>državne</w:t>
        </w:r>
        <w:r w:rsidR="701BC07F">
          <w:t xml:space="preserve"> </w:t>
        </w:r>
        <w:r w:rsidR="701BC07F">
          <w:t>uprave</w:t>
        </w:r>
        <w:r w:rsidR="701BC07F">
          <w:t xml:space="preserve"> </w:t>
        </w:r>
        <w:r w:rsidR="701BC07F">
          <w:t>mogu</w:t>
        </w:r>
        <w:r w:rsidR="701BC07F">
          <w:t xml:space="preserve"> </w:t>
        </w:r>
        <w:r w:rsidR="701BC07F">
          <w:t>dobiti</w:t>
        </w:r>
        <w:r w:rsidR="701BC07F">
          <w:t xml:space="preserve"> </w:t>
        </w:r>
        <w:r w:rsidR="701BC07F">
          <w:t>informacije</w:t>
        </w:r>
        <w:r w:rsidR="701BC07F">
          <w:t xml:space="preserve"> o </w:t>
        </w:r>
        <w:r w:rsidR="701BC07F">
          <w:t>nekom</w:t>
        </w:r>
        <w:r w:rsidR="701BC07F">
          <w:t xml:space="preserve"> </w:t>
        </w:r>
        <w:r w:rsidR="701BC07F">
          <w:t>postupk</w:t>
        </w:r>
      </w:ins>
      <w:ins w:author="Aleksa Bozinovic" w:date="2024-05-25T12:26:19.085Z" w:id="521848781">
        <w:r w:rsidR="701BC07F">
          <w:t>u</w:t>
        </w:r>
        <w:r w:rsidR="701BC07F">
          <w:t xml:space="preserve">, </w:t>
        </w:r>
        <w:r w:rsidR="701BC07F">
          <w:t>preuzeti</w:t>
        </w:r>
        <w:r w:rsidR="701BC07F">
          <w:t xml:space="preserve"> </w:t>
        </w:r>
        <w:r w:rsidR="701BC07F">
          <w:t>formulare</w:t>
        </w:r>
        <w:r w:rsidR="701BC07F">
          <w:t xml:space="preserve">, </w:t>
        </w:r>
        <w:r w:rsidR="701BC07F">
          <w:t>informisati</w:t>
        </w:r>
        <w:r w:rsidR="701BC07F">
          <w:t xml:space="preserve"> se o </w:t>
        </w:r>
        <w:r w:rsidR="701BC07F">
          <w:t>mestu</w:t>
        </w:r>
        <w:r w:rsidR="701BC07F">
          <w:t xml:space="preserve"> </w:t>
        </w:r>
        <w:r w:rsidR="701BC07F">
          <w:t>i</w:t>
        </w:r>
        <w:r w:rsidR="701BC07F">
          <w:t xml:space="preserve"> </w:t>
        </w:r>
        <w:r w:rsidR="701BC07F">
          <w:t>radnom</w:t>
        </w:r>
        <w:r w:rsidR="701BC07F">
          <w:t xml:space="preserve"> </w:t>
        </w:r>
        <w:r w:rsidR="701BC07F">
          <w:t>vremenu</w:t>
        </w:r>
        <w:r w:rsidR="701BC07F">
          <w:t xml:space="preserve"> </w:t>
        </w:r>
        <w:r w:rsidR="701BC07F">
          <w:t>određenog</w:t>
        </w:r>
        <w:r w:rsidR="701BC07F">
          <w:t xml:space="preserve"> </w:t>
        </w:r>
        <w:r w:rsidR="701BC07F">
          <w:t>ograna</w:t>
        </w:r>
        <w:r w:rsidR="701BC07F">
          <w:t>.</w:t>
        </w:r>
      </w:ins>
    </w:p>
    <w:p w:rsidR="701BC07F" w:rsidP="0CFF99AD" w:rsidRDefault="701BC07F" w14:paraId="06B6908F" w14:textId="70D4DCE5">
      <w:pPr>
        <w:pStyle w:val="Heading2"/>
        <w:bidi w:val="0"/>
        <w:rPr>
          <w:ins w:author="Aleksa Bozinovic" w:date="2024-05-25T12:26:29.012Z" w16du:dateUtc="2024-05-25T12:26:29.012Z" w:id="670857961"/>
        </w:rPr>
        <w:pPrChange w:author="Aleksa Bozinovic" w:date="2024-05-25T12:26:27.28Z">
          <w:pPr>
            <w:pStyle w:val="Normal"/>
            <w:bidi w:val="0"/>
          </w:pPr>
        </w:pPrChange>
      </w:pPr>
      <w:bookmarkStart w:name="_Toc250750928" w:id="395819961"/>
      <w:ins w:author="Aleksa Bozinovic" w:date="2024-05-25T12:26:28.849Z" w:id="899368971">
        <w:r w:rsidR="701BC07F">
          <w:t>Treći</w:t>
        </w:r>
        <w:r w:rsidR="701BC07F">
          <w:t xml:space="preserve"> </w:t>
        </w:r>
        <w:r w:rsidR="701BC07F">
          <w:t>nivo</w:t>
        </w:r>
      </w:ins>
      <w:bookmarkEnd w:id="395819961"/>
    </w:p>
    <w:p w:rsidR="701BC07F" w:rsidP="0CFF99AD" w:rsidRDefault="701BC07F" w14:paraId="3FEA657F" w14:textId="1ADE25E6">
      <w:pPr>
        <w:pStyle w:val="Normal"/>
        <w:bidi w:val="0"/>
        <w:rPr>
          <w:ins w:author="Aleksa Bozinovic" w:date="2024-05-25T12:26:49.485Z" w16du:dateUtc="2024-05-25T12:26:49.485Z" w:id="1881604937"/>
        </w:rPr>
        <w:pPrChange w:author="Aleksa Bozinovic" w:date="2024-05-25T12:26:29.013Z">
          <w:pPr>
            <w:pStyle w:val="Heading2"/>
            <w:bidi w:val="0"/>
          </w:pPr>
        </w:pPrChange>
      </w:pPr>
      <w:ins w:author="Aleksa Bozinovic" w:date="2024-05-25T12:26:47.76Z" w:id="649093892">
        <w:r w:rsidR="701BC07F">
          <w:t>Treći</w:t>
        </w:r>
        <w:r w:rsidR="701BC07F">
          <w:t xml:space="preserve"> </w:t>
        </w:r>
        <w:r w:rsidR="701BC07F">
          <w:t>nivo</w:t>
        </w:r>
        <w:r w:rsidR="701BC07F">
          <w:t xml:space="preserve"> </w:t>
        </w:r>
        <w:r w:rsidR="701BC07F">
          <w:t>uvodi</w:t>
        </w:r>
        <w:r w:rsidR="701BC07F">
          <w:t xml:space="preserve"> </w:t>
        </w:r>
        <w:r w:rsidR="701BC07F">
          <w:t>dvosmernu</w:t>
        </w:r>
        <w:r w:rsidR="701BC07F">
          <w:t xml:space="preserve"> </w:t>
        </w:r>
        <w:r w:rsidR="701BC07F">
          <w:t>komunikaciju</w:t>
        </w:r>
        <w:r w:rsidR="701BC07F">
          <w:t xml:space="preserve"> </w:t>
        </w:r>
        <w:r w:rsidR="701BC07F">
          <w:t>između</w:t>
        </w:r>
        <w:r w:rsidR="701BC07F">
          <w:t xml:space="preserve"> </w:t>
        </w:r>
        <w:r w:rsidR="701BC07F">
          <w:t>državne</w:t>
        </w:r>
        <w:r w:rsidR="701BC07F">
          <w:t xml:space="preserve"> </w:t>
        </w:r>
        <w:r w:rsidR="701BC07F">
          <w:t>administracije</w:t>
        </w:r>
        <w:r w:rsidR="701BC07F">
          <w:t xml:space="preserve">, </w:t>
        </w:r>
        <w:r w:rsidR="701BC07F">
          <w:t>građana</w:t>
        </w:r>
        <w:r w:rsidR="701BC07F">
          <w:t xml:space="preserve"> </w:t>
        </w:r>
        <w:r w:rsidR="701BC07F">
          <w:t>i</w:t>
        </w:r>
        <w:r w:rsidR="701BC07F">
          <w:t xml:space="preserve"> </w:t>
        </w:r>
        <w:r w:rsidR="701BC07F">
          <w:t>preduzeća</w:t>
        </w:r>
        <w:r w:rsidR="701BC07F">
          <w:t>.</w:t>
        </w:r>
      </w:ins>
    </w:p>
    <w:p w:rsidR="701BC07F" w:rsidP="0CFF99AD" w:rsidRDefault="701BC07F" w14:paraId="4588465A" w14:textId="7A8658F0">
      <w:pPr>
        <w:pStyle w:val="Normal"/>
        <w:bidi w:val="0"/>
        <w:rPr>
          <w:ins w:author="Aleksa Bozinovic" w:date="2024-05-25T12:27:08.668Z" w16du:dateUtc="2024-05-25T12:27:08.668Z" w:id="1926647665"/>
        </w:rPr>
      </w:pPr>
      <w:ins w:author="Aleksa Bozinovic" w:date="2024-05-25T12:26:59.971Z" w:id="1711113191">
        <w:r w:rsidR="701BC07F">
          <w:t>Građani</w:t>
        </w:r>
        <w:r w:rsidR="701BC07F">
          <w:t xml:space="preserve"> </w:t>
        </w:r>
        <w:r w:rsidR="701BC07F">
          <w:t>imaju</w:t>
        </w:r>
        <w:r w:rsidR="701BC07F">
          <w:t xml:space="preserve"> </w:t>
        </w:r>
        <w:r w:rsidR="701BC07F">
          <w:t>mogućnost</w:t>
        </w:r>
        <w:r w:rsidR="701BC07F">
          <w:t xml:space="preserve"> </w:t>
        </w:r>
        <w:r w:rsidR="701BC07F">
          <w:t>dobijanja</w:t>
        </w:r>
        <w:r w:rsidR="701BC07F">
          <w:t xml:space="preserve"> </w:t>
        </w:r>
        <w:r w:rsidR="701BC07F">
          <w:t>i</w:t>
        </w:r>
        <w:r w:rsidR="701BC07F">
          <w:t xml:space="preserve"> </w:t>
        </w:r>
        <w:r w:rsidR="701BC07F">
          <w:t>dostavljanja</w:t>
        </w:r>
        <w:r w:rsidR="701BC07F">
          <w:t xml:space="preserve"> </w:t>
        </w:r>
        <w:r w:rsidR="701BC07F">
          <w:t>inform</w:t>
        </w:r>
      </w:ins>
      <w:ins w:author="Aleksa Bozinovic" w:date="2024-05-25T12:27:08.322Z" w:id="661140430">
        <w:r w:rsidR="701BC07F">
          <w:t>acija</w:t>
        </w:r>
        <w:r w:rsidR="701BC07F">
          <w:t xml:space="preserve">, </w:t>
        </w:r>
        <w:r w:rsidR="701BC07F">
          <w:t>što</w:t>
        </w:r>
        <w:r w:rsidR="701BC07F">
          <w:t xml:space="preserve"> </w:t>
        </w:r>
        <w:r w:rsidR="701BC07F">
          <w:t>smanjuje</w:t>
        </w:r>
        <w:r w:rsidR="701BC07F">
          <w:t xml:space="preserve"> </w:t>
        </w:r>
        <w:r w:rsidR="701BC07F">
          <w:t>potrebu</w:t>
        </w:r>
        <w:r w:rsidR="701BC07F">
          <w:t xml:space="preserve"> za odlaskom na šalter.</w:t>
        </w:r>
      </w:ins>
    </w:p>
    <w:p w:rsidR="701BC07F" w:rsidP="0CFF99AD" w:rsidRDefault="701BC07F" w14:paraId="089748C7" w14:textId="14FDB6B1">
      <w:pPr>
        <w:pStyle w:val="Normal"/>
        <w:bidi w:val="0"/>
        <w:rPr>
          <w:ins w:author="Aleksa Bozinovic" w:date="2024-05-25T12:27:29.051Z" w16du:dateUtc="2024-05-25T12:27:29.051Z" w:id="1300308420"/>
        </w:rPr>
      </w:pPr>
      <w:ins w:author="Aleksa Bozinovic" w:date="2024-05-25T12:27:28.648Z" w:id="1533931508">
        <w:r w:rsidR="701BC07F">
          <w:t>Podnesci</w:t>
        </w:r>
        <w:r w:rsidR="701BC07F">
          <w:t xml:space="preserve">, </w:t>
        </w:r>
        <w:r w:rsidR="701BC07F">
          <w:t>molbe</w:t>
        </w:r>
        <w:r w:rsidR="701BC07F">
          <w:t xml:space="preserve">, </w:t>
        </w:r>
        <w:r w:rsidR="701BC07F">
          <w:t>i</w:t>
        </w:r>
        <w:r w:rsidR="701BC07F">
          <w:t xml:space="preserve"> </w:t>
        </w:r>
        <w:r w:rsidR="701BC07F">
          <w:t>zahtevi</w:t>
        </w:r>
        <w:r w:rsidR="701BC07F">
          <w:t xml:space="preserve"> se </w:t>
        </w:r>
        <w:r w:rsidR="701BC07F">
          <w:t>mogu</w:t>
        </w:r>
        <w:r w:rsidR="701BC07F">
          <w:t xml:space="preserve"> </w:t>
        </w:r>
        <w:r w:rsidR="701BC07F">
          <w:t>poslati</w:t>
        </w:r>
        <w:r w:rsidR="701BC07F">
          <w:t xml:space="preserve"> </w:t>
        </w:r>
        <w:r w:rsidR="701BC07F">
          <w:t>elektronskim</w:t>
        </w:r>
        <w:r w:rsidR="701BC07F">
          <w:t xml:space="preserve"> </w:t>
        </w:r>
        <w:r w:rsidR="701BC07F">
          <w:t>putem</w:t>
        </w:r>
        <w:r w:rsidR="701BC07F">
          <w:t xml:space="preserve">, a </w:t>
        </w:r>
        <w:r w:rsidR="701BC07F">
          <w:t>na</w:t>
        </w:r>
        <w:r w:rsidR="701BC07F">
          <w:t xml:space="preserve"> </w:t>
        </w:r>
        <w:r w:rsidR="701BC07F">
          <w:t>isti</w:t>
        </w:r>
        <w:r w:rsidR="701BC07F">
          <w:t xml:space="preserve"> </w:t>
        </w:r>
        <w:r w:rsidR="701BC07F">
          <w:t>način</w:t>
        </w:r>
        <w:r w:rsidR="701BC07F">
          <w:t xml:space="preserve"> dobiti odgovor.</w:t>
        </w:r>
      </w:ins>
    </w:p>
    <w:p w:rsidR="701BC07F" w:rsidP="0CFF99AD" w:rsidRDefault="701BC07F" w14:paraId="2B073767" w14:textId="6E02C1DE">
      <w:pPr>
        <w:pStyle w:val="Normal"/>
        <w:bidi w:val="0"/>
        <w:rPr>
          <w:ins w:author="Aleksa Bozinovic" w:date="2024-05-25T12:28:04.387Z" w16du:dateUtc="2024-05-25T12:28:04.387Z" w:id="193762384"/>
        </w:rPr>
      </w:pPr>
      <w:ins w:author="Aleksa Bozinovic" w:date="2024-05-25T12:27:59.6Z" w:id="775847525">
        <w:r w:rsidR="701BC07F">
          <w:t xml:space="preserve">Sa </w:t>
        </w:r>
        <w:r w:rsidR="701BC07F">
          <w:t>aspekta</w:t>
        </w:r>
        <w:r w:rsidR="701BC07F">
          <w:t xml:space="preserve"> </w:t>
        </w:r>
        <w:r w:rsidR="701BC07F">
          <w:t>informaciono-komunikacionih</w:t>
        </w:r>
        <w:r w:rsidR="701BC07F">
          <w:t xml:space="preserve"> </w:t>
        </w:r>
        <w:r w:rsidR="701BC07F">
          <w:t>tehnologija</w:t>
        </w:r>
        <w:r w:rsidR="701BC07F">
          <w:t xml:space="preserve"> </w:t>
        </w:r>
        <w:r w:rsidR="701BC07F">
          <w:t>nivoi</w:t>
        </w:r>
        <w:r w:rsidR="701BC07F">
          <w:t xml:space="preserve"> </w:t>
        </w:r>
        <w:r w:rsidR="701BC07F">
          <w:t>dva</w:t>
        </w:r>
        <w:r w:rsidR="701BC07F">
          <w:t xml:space="preserve"> </w:t>
        </w:r>
        <w:r w:rsidR="701BC07F">
          <w:t>i</w:t>
        </w:r>
        <w:r w:rsidR="701BC07F">
          <w:t xml:space="preserve"> tri se </w:t>
        </w:r>
        <w:r w:rsidR="701BC07F">
          <w:t>istovremeno</w:t>
        </w:r>
        <w:r w:rsidR="701BC07F">
          <w:t xml:space="preserve"> </w:t>
        </w:r>
        <w:r w:rsidR="701BC07F">
          <w:t>realizuju</w:t>
        </w:r>
        <w:r w:rsidR="701BC07F">
          <w:t xml:space="preserve">, </w:t>
        </w:r>
        <w:r w:rsidR="701BC07F">
          <w:t>jer</w:t>
        </w:r>
        <w:r w:rsidR="701BC07F">
          <w:t xml:space="preserve"> </w:t>
        </w:r>
        <w:r w:rsidR="701BC07F">
          <w:t>su</w:t>
        </w:r>
        <w:r w:rsidR="701BC07F">
          <w:t xml:space="preserve"> </w:t>
        </w:r>
        <w:r w:rsidR="701BC07F">
          <w:t>tehnološki</w:t>
        </w:r>
        <w:r w:rsidR="701BC07F">
          <w:t xml:space="preserve"> </w:t>
        </w:r>
        <w:r w:rsidR="701BC07F">
          <w:t>zahtevi</w:t>
        </w:r>
        <w:r w:rsidR="701BC07F">
          <w:t xml:space="preserve"> </w:t>
        </w:r>
        <w:r w:rsidR="701BC07F">
          <w:t>gotovo</w:t>
        </w:r>
        <w:r w:rsidR="701BC07F">
          <w:t xml:space="preserve"> </w:t>
        </w:r>
        <w:r w:rsidR="701BC07F">
          <w:t>ide</w:t>
        </w:r>
      </w:ins>
      <w:ins w:author="Aleksa Bozinovic" w:date="2024-05-25T12:28:02.126Z" w:id="900228726">
        <w:r w:rsidR="701BC07F">
          <w:t>ntični</w:t>
        </w:r>
        <w:r w:rsidR="701BC07F">
          <w:t>.</w:t>
        </w:r>
      </w:ins>
    </w:p>
    <w:p w:rsidR="701BC07F" w:rsidP="0CFF99AD" w:rsidRDefault="701BC07F" w14:paraId="432ECD2B" w14:textId="46B8E674">
      <w:pPr>
        <w:pStyle w:val="Normal"/>
        <w:bidi w:val="0"/>
        <w:rPr>
          <w:ins w:author="Aleksa Bozinovic" w:date="2024-05-25T12:29:27.1Z" w16du:dateUtc="2024-05-25T12:29:27.1Z" w:id="1173146409"/>
        </w:rPr>
      </w:pPr>
      <w:ins w:author="Aleksa Bozinovic" w:date="2024-05-25T12:28:47.649Z" w:id="2069559333">
        <w:r w:rsidR="701BC07F">
          <w:t xml:space="preserve">Za </w:t>
        </w:r>
        <w:r w:rsidR="701BC07F">
          <w:t>njihovu</w:t>
        </w:r>
        <w:r w:rsidR="701BC07F">
          <w:t xml:space="preserve"> </w:t>
        </w:r>
        <w:r w:rsidR="701BC07F">
          <w:t>realizaciju</w:t>
        </w:r>
        <w:r w:rsidR="701BC07F">
          <w:t xml:space="preserve"> je </w:t>
        </w:r>
        <w:r w:rsidR="701BC07F">
          <w:t>potrebna</w:t>
        </w:r>
        <w:r w:rsidR="701BC07F">
          <w:t xml:space="preserve"> </w:t>
        </w:r>
        <w:r w:rsidR="701BC07F">
          <w:t>izmena</w:t>
        </w:r>
        <w:r w:rsidR="701BC07F">
          <w:t xml:space="preserve"> </w:t>
        </w:r>
        <w:r w:rsidR="701BC07F">
          <w:t>zakona</w:t>
        </w:r>
        <w:r w:rsidR="701BC07F">
          <w:t xml:space="preserve">, </w:t>
        </w:r>
        <w:r w:rsidR="701BC07F">
          <w:t>kako</w:t>
        </w:r>
        <w:r w:rsidR="701BC07F">
          <w:t xml:space="preserve"> bi </w:t>
        </w:r>
        <w:r w:rsidR="701BC07F">
          <w:t>prijem</w:t>
        </w:r>
        <w:r w:rsidR="701BC07F">
          <w:t xml:space="preserve"> </w:t>
        </w:r>
        <w:r w:rsidR="701BC07F">
          <w:t>zahteva</w:t>
        </w:r>
        <w:r w:rsidR="701BC07F">
          <w:t xml:space="preserve"> </w:t>
        </w:r>
        <w:r w:rsidR="701BC07F">
          <w:t>i</w:t>
        </w:r>
        <w:r w:rsidR="701BC07F">
          <w:t xml:space="preserve"> </w:t>
        </w:r>
        <w:r w:rsidR="701BC07F">
          <w:t>izdavanje</w:t>
        </w:r>
        <w:r w:rsidR="701BC07F">
          <w:t xml:space="preserve"> </w:t>
        </w:r>
        <w:r w:rsidR="701BC07F">
          <w:t>rešenja</w:t>
        </w:r>
        <w:r w:rsidR="701BC07F">
          <w:t xml:space="preserve"> </w:t>
        </w:r>
        <w:r w:rsidR="701BC07F">
          <w:t>elektronskim</w:t>
        </w:r>
        <w:r w:rsidR="701BC07F">
          <w:t xml:space="preserve"> </w:t>
        </w:r>
        <w:r w:rsidR="701BC07F">
          <w:t>putem</w:t>
        </w:r>
        <w:r w:rsidR="701BC07F">
          <w:t xml:space="preserve"> </w:t>
        </w:r>
        <w:r w:rsidR="701BC07F">
          <w:t>imalo</w:t>
        </w:r>
        <w:r w:rsidR="701BC07F">
          <w:t xml:space="preserve"> </w:t>
        </w:r>
        <w:r w:rsidR="701BC07F">
          <w:t>istu</w:t>
        </w:r>
        <w:r w:rsidR="701BC07F">
          <w:t xml:space="preserve"> </w:t>
        </w:r>
        <w:r w:rsidR="701BC07F">
          <w:t>pravnu</w:t>
        </w:r>
        <w:r w:rsidR="701BC07F">
          <w:t xml:space="preserve"> </w:t>
        </w:r>
        <w:r w:rsidR="701BC07F">
          <w:t>važnost</w:t>
        </w:r>
        <w:r w:rsidR="701BC07F">
          <w:t xml:space="preserve"> </w:t>
        </w:r>
        <w:r w:rsidR="701BC07F">
          <w:t>kao</w:t>
        </w:r>
        <w:r w:rsidR="701BC07F">
          <w:t xml:space="preserve"> </w:t>
        </w:r>
        <w:r w:rsidR="701BC07F">
          <w:t>i</w:t>
        </w:r>
        <w:r w:rsidR="701BC07F">
          <w:t xml:space="preserve"> </w:t>
        </w:r>
        <w:r w:rsidR="701BC07F">
          <w:t>kada</w:t>
        </w:r>
        <w:r w:rsidR="701BC07F">
          <w:t xml:space="preserve"> se </w:t>
        </w:r>
        <w:r w:rsidR="701BC07F">
          <w:t>postupak</w:t>
        </w:r>
        <w:r w:rsidR="701BC07F">
          <w:t xml:space="preserve"> </w:t>
        </w:r>
        <w:r w:rsidR="701BC07F">
          <w:t>obavlja</w:t>
        </w:r>
        <w:r w:rsidR="701BC07F">
          <w:t xml:space="preserve"> u </w:t>
        </w:r>
        <w:r w:rsidR="701BC07F">
          <w:t>papirnoj</w:t>
        </w:r>
        <w:r w:rsidR="701BC07F">
          <w:t xml:space="preserve"> </w:t>
        </w:r>
        <w:r w:rsidR="701BC07F">
          <w:t>formi</w:t>
        </w:r>
        <w:r w:rsidR="701BC07F">
          <w:t>.</w:t>
        </w:r>
      </w:ins>
    </w:p>
    <w:p w:rsidR="564AC284" w:rsidP="0CFF99AD" w:rsidRDefault="564AC284" w14:paraId="608F56C1" w14:textId="2148A08A">
      <w:pPr>
        <w:pStyle w:val="Heading2"/>
        <w:bidi w:val="0"/>
        <w:rPr>
          <w:ins w:author="Aleksa Bozinovic" w:date="2024-05-25T12:29:33.609Z" w16du:dateUtc="2024-05-25T12:29:33.609Z" w:id="779355387"/>
        </w:rPr>
        <w:pPrChange w:author="Aleksa Bozinovic" w:date="2024-05-25T12:29:30.937Z">
          <w:pPr>
            <w:pStyle w:val="Normal"/>
            <w:bidi w:val="0"/>
          </w:pPr>
        </w:pPrChange>
      </w:pPr>
      <w:bookmarkStart w:name="_Toc2084340170" w:id="681653382"/>
      <w:ins w:author="Aleksa Bozinovic" w:date="2024-05-25T12:29:33.172Z" w:id="1754857948">
        <w:r w:rsidR="564AC284">
          <w:t>Četvrti</w:t>
        </w:r>
        <w:r w:rsidR="564AC284">
          <w:t xml:space="preserve"> </w:t>
        </w:r>
        <w:r w:rsidR="564AC284">
          <w:t>nivo</w:t>
        </w:r>
      </w:ins>
      <w:bookmarkEnd w:id="681653382"/>
    </w:p>
    <w:p w:rsidR="564AC284" w:rsidP="0CFF99AD" w:rsidRDefault="564AC284" w14:paraId="538235AF" w14:textId="5EEC2E84">
      <w:pPr>
        <w:pStyle w:val="Normal"/>
        <w:bidi w:val="0"/>
        <w:rPr>
          <w:ins w:author="Aleksa Bozinovic" w:date="2024-05-25T12:29:55.536Z" w16du:dateUtc="2024-05-25T12:29:55.536Z" w:id="2114268845"/>
        </w:rPr>
        <w:pPrChange w:author="Aleksa Bozinovic" w:date="2024-05-25T12:29:33.61Z">
          <w:pPr>
            <w:pStyle w:val="Heading2"/>
            <w:bidi w:val="0"/>
          </w:pPr>
        </w:pPrChange>
      </w:pPr>
      <w:ins w:author="Aleksa Bozinovic" w:date="2024-05-25T12:29:55.312Z" w:id="470251124">
        <w:r w:rsidR="564AC284">
          <w:t xml:space="preserve">Na </w:t>
        </w:r>
        <w:r w:rsidR="564AC284">
          <w:t>četvrtom</w:t>
        </w:r>
        <w:r w:rsidR="564AC284">
          <w:t xml:space="preserve"> </w:t>
        </w:r>
        <w:r w:rsidR="564AC284">
          <w:t>nivou</w:t>
        </w:r>
        <w:r w:rsidR="564AC284">
          <w:t xml:space="preserve"> </w:t>
        </w:r>
        <w:r w:rsidR="564AC284">
          <w:t>omogućeno</w:t>
        </w:r>
        <w:r w:rsidR="564AC284">
          <w:t xml:space="preserve"> je </w:t>
        </w:r>
        <w:r w:rsidR="564AC284">
          <w:t>samostalno</w:t>
        </w:r>
        <w:r w:rsidR="564AC284">
          <w:t xml:space="preserve"> </w:t>
        </w:r>
        <w:r w:rsidR="564AC284">
          <w:t>obavljanje</w:t>
        </w:r>
        <w:r w:rsidR="564AC284">
          <w:t xml:space="preserve"> </w:t>
        </w:r>
        <w:r w:rsidR="564AC284">
          <w:t>upravnih</w:t>
        </w:r>
        <w:r w:rsidR="564AC284">
          <w:t xml:space="preserve"> </w:t>
        </w:r>
        <w:r w:rsidR="564AC284">
          <w:t>postupaka</w:t>
        </w:r>
        <w:r w:rsidR="564AC284">
          <w:t xml:space="preserve"> bez </w:t>
        </w:r>
        <w:r w:rsidR="564AC284">
          <w:t>intervencije</w:t>
        </w:r>
        <w:r w:rsidR="564AC284">
          <w:t xml:space="preserve"> državnog službenika.</w:t>
        </w:r>
      </w:ins>
    </w:p>
    <w:p w:rsidR="564AC284" w:rsidP="0CFF99AD" w:rsidRDefault="564AC284" w14:paraId="4E718ABE" w14:textId="6AE3587F">
      <w:pPr>
        <w:pStyle w:val="Normal"/>
        <w:bidi w:val="0"/>
        <w:rPr>
          <w:ins w:author="Aleksa Bozinovic" w:date="2024-05-25T12:30:41.612Z" w16du:dateUtc="2024-05-25T12:30:41.612Z" w:id="852719975"/>
        </w:rPr>
      </w:pPr>
      <w:ins w:author="Aleksa Bozinovic" w:date="2024-05-25T12:29:59.327Z" w:id="486612909">
        <w:r w:rsidR="564AC284">
          <w:t>Prelazak</w:t>
        </w:r>
        <w:r w:rsidR="564AC284">
          <w:t xml:space="preserve"> </w:t>
        </w:r>
        <w:r w:rsidR="564AC284">
          <w:t>sa</w:t>
        </w:r>
        <w:r w:rsidR="564AC284">
          <w:t xml:space="preserve"> </w:t>
        </w:r>
        <w:r w:rsidR="564AC284">
          <w:t>trećeg</w:t>
        </w:r>
        <w:r w:rsidR="564AC284">
          <w:t xml:space="preserve"> </w:t>
        </w:r>
      </w:ins>
      <w:ins w:author="Aleksa Bozinovic" w:date="2024-05-25T12:30:41.188Z" w:id="1410465061">
        <w:r w:rsidR="564AC284">
          <w:t>na</w:t>
        </w:r>
        <w:r w:rsidR="564AC284">
          <w:t xml:space="preserve"> </w:t>
        </w:r>
        <w:r w:rsidR="564AC284">
          <w:t>četvrti</w:t>
        </w:r>
        <w:r w:rsidR="564AC284">
          <w:t xml:space="preserve"> </w:t>
        </w:r>
        <w:r w:rsidR="564AC284">
          <w:t>nivo</w:t>
        </w:r>
        <w:r w:rsidR="564AC284">
          <w:t xml:space="preserve"> je </w:t>
        </w:r>
        <w:r w:rsidR="564AC284">
          <w:t>kompleksan</w:t>
        </w:r>
        <w:r w:rsidR="564AC284">
          <w:t xml:space="preserve"> </w:t>
        </w:r>
        <w:r w:rsidR="564AC284">
          <w:t>skup</w:t>
        </w:r>
        <w:r w:rsidR="564AC284">
          <w:t xml:space="preserve"> </w:t>
        </w:r>
        <w:r w:rsidR="564AC284">
          <w:t>i</w:t>
        </w:r>
        <w:r w:rsidR="564AC284">
          <w:t xml:space="preserve"> </w:t>
        </w:r>
        <w:r w:rsidR="564AC284">
          <w:t>dugotrajan</w:t>
        </w:r>
        <w:r w:rsidR="564AC284">
          <w:t xml:space="preserve"> </w:t>
        </w:r>
        <w:r w:rsidR="564AC284">
          <w:t>proces</w:t>
        </w:r>
        <w:r w:rsidR="564AC284">
          <w:t xml:space="preserve">. </w:t>
        </w:r>
        <w:r w:rsidR="564AC284">
          <w:t>Čak</w:t>
        </w:r>
        <w:r w:rsidR="564AC284">
          <w:t xml:space="preserve"> za </w:t>
        </w:r>
        <w:r w:rsidR="564AC284">
          <w:t>najjednostavniji</w:t>
        </w:r>
        <w:r w:rsidR="564AC284">
          <w:t xml:space="preserve"> </w:t>
        </w:r>
        <w:r w:rsidR="564AC284">
          <w:t>upravni</w:t>
        </w:r>
        <w:r w:rsidR="564AC284">
          <w:t xml:space="preserve"> </w:t>
        </w:r>
        <w:r w:rsidR="564AC284">
          <w:t>postupak</w:t>
        </w:r>
        <w:r w:rsidR="564AC284">
          <w:t xml:space="preserve">, </w:t>
        </w:r>
        <w:r w:rsidR="564AC284">
          <w:t>na</w:t>
        </w:r>
        <w:r w:rsidR="564AC284">
          <w:t xml:space="preserve"> primer </w:t>
        </w:r>
        <w:r w:rsidR="564AC284">
          <w:t>promenu</w:t>
        </w:r>
        <w:r w:rsidR="564AC284">
          <w:t xml:space="preserve"> </w:t>
        </w:r>
        <w:r w:rsidR="564AC284">
          <w:t>adresu</w:t>
        </w:r>
        <w:r w:rsidR="564AC284">
          <w:t xml:space="preserve"> </w:t>
        </w:r>
        <w:r w:rsidR="564AC284">
          <w:t>stanovanja</w:t>
        </w:r>
        <w:r w:rsidR="564AC284">
          <w:t xml:space="preserve">, </w:t>
        </w:r>
        <w:r w:rsidR="564AC284">
          <w:t>potrebno</w:t>
        </w:r>
        <w:r w:rsidR="564AC284">
          <w:t xml:space="preserve"> je da se </w:t>
        </w:r>
        <w:r w:rsidR="564AC284">
          <w:t>ostvare</w:t>
        </w:r>
        <w:r w:rsidR="564AC284">
          <w:t xml:space="preserve"> </w:t>
        </w:r>
        <w:r w:rsidR="564AC284">
          <w:t>zakonski</w:t>
        </w:r>
        <w:r w:rsidR="564AC284">
          <w:t xml:space="preserve"> </w:t>
        </w:r>
        <w:r w:rsidR="564AC284">
          <w:t>i</w:t>
        </w:r>
        <w:r w:rsidR="564AC284">
          <w:t xml:space="preserve"> </w:t>
        </w:r>
        <w:r w:rsidR="564AC284">
          <w:t>tehnički</w:t>
        </w:r>
        <w:r w:rsidR="564AC284">
          <w:t xml:space="preserve"> preduslovi.</w:t>
        </w:r>
      </w:ins>
    </w:p>
    <w:p w:rsidR="564AC284" w:rsidP="0CFF99AD" w:rsidRDefault="564AC284" w14:paraId="5692E60D" w14:textId="55286073">
      <w:pPr>
        <w:pStyle w:val="Normal"/>
        <w:bidi w:val="0"/>
        <w:rPr>
          <w:ins w:author="Aleksa Bozinovic" w:date="2024-05-25T12:31:14.289Z" w16du:dateUtc="2024-05-25T12:31:14.289Z" w:id="152564885"/>
        </w:rPr>
      </w:pPr>
      <w:ins w:author="Aleksa Bozinovic" w:date="2024-05-25T12:30:58.711Z" w:id="731292649">
        <w:r w:rsidR="564AC284">
          <w:t>Potrebno</w:t>
        </w:r>
        <w:r w:rsidR="564AC284">
          <w:t xml:space="preserve"> je da </w:t>
        </w:r>
        <w:r w:rsidR="564AC284">
          <w:t>svaki</w:t>
        </w:r>
        <w:r w:rsidR="564AC284">
          <w:t xml:space="preserve"> </w:t>
        </w:r>
        <w:r w:rsidR="564AC284">
          <w:t>građanin</w:t>
        </w:r>
        <w:r w:rsidR="564AC284">
          <w:t xml:space="preserve"> </w:t>
        </w:r>
        <w:r w:rsidR="564AC284">
          <w:t>može</w:t>
        </w:r>
        <w:r w:rsidR="564AC284">
          <w:t xml:space="preserve"> </w:t>
        </w:r>
        <w:r w:rsidR="564AC284">
          <w:t>biti</w:t>
        </w:r>
        <w:r w:rsidR="564AC284">
          <w:t xml:space="preserve"> </w:t>
        </w:r>
        <w:r w:rsidR="564AC284">
          <w:t>pozitivno</w:t>
        </w:r>
        <w:r w:rsidR="564AC284">
          <w:t xml:space="preserve"> </w:t>
        </w:r>
        <w:r w:rsidR="564AC284">
          <w:t>identifikovan</w:t>
        </w:r>
        <w:r w:rsidR="564AC284">
          <w:t xml:space="preserve">, </w:t>
        </w:r>
        <w:r w:rsidR="564AC284">
          <w:t>zatim</w:t>
        </w:r>
        <w:r w:rsidR="564AC284">
          <w:t xml:space="preserve"> je </w:t>
        </w:r>
        <w:r w:rsidR="564AC284">
          <w:t>potrebno</w:t>
        </w:r>
        <w:r w:rsidR="564AC284">
          <w:t xml:space="preserve"> </w:t>
        </w:r>
        <w:r w:rsidR="564AC284">
          <w:t>ostvariti</w:t>
        </w:r>
        <w:r w:rsidR="564AC284">
          <w:t xml:space="preserve"> </w:t>
        </w:r>
      </w:ins>
      <w:ins w:author="Aleksa Bozinovic" w:date="2024-05-25T12:31:13.248Z" w:id="523336536">
        <w:r w:rsidR="564AC284">
          <w:t>bezbednu</w:t>
        </w:r>
        <w:r w:rsidR="564AC284">
          <w:t xml:space="preserve"> </w:t>
        </w:r>
        <w:r w:rsidR="564AC284">
          <w:t>elektronsku</w:t>
        </w:r>
        <w:r w:rsidR="564AC284">
          <w:t xml:space="preserve"> </w:t>
        </w:r>
        <w:r w:rsidR="564AC284">
          <w:t>komunikaciju</w:t>
        </w:r>
        <w:r w:rsidR="564AC284">
          <w:t xml:space="preserve"> </w:t>
        </w:r>
        <w:r w:rsidR="564AC284">
          <w:t>između</w:t>
        </w:r>
        <w:r w:rsidR="564AC284">
          <w:t xml:space="preserve"> </w:t>
        </w:r>
        <w:r w:rsidR="564AC284">
          <w:t>građana</w:t>
        </w:r>
        <w:r w:rsidR="564AC284">
          <w:t xml:space="preserve"> </w:t>
        </w:r>
        <w:r w:rsidR="564AC284">
          <w:t>i</w:t>
        </w:r>
        <w:r w:rsidR="564AC284">
          <w:t xml:space="preserve"> </w:t>
        </w:r>
        <w:r w:rsidR="564AC284">
          <w:t>sistema</w:t>
        </w:r>
        <w:r w:rsidR="564AC284">
          <w:t>.</w:t>
        </w:r>
      </w:ins>
    </w:p>
    <w:p w:rsidR="564AC284" w:rsidP="0CFF99AD" w:rsidRDefault="564AC284" w14:paraId="686CE081" w14:textId="374DDE8A">
      <w:pPr>
        <w:pStyle w:val="Normal"/>
        <w:bidi w:val="0"/>
        <w:rPr>
          <w:ins w:author="Aleksa Bozinovic" w:date="2024-05-25T12:31:38.905Z" w16du:dateUtc="2024-05-25T12:31:38.905Z" w:id="793683154"/>
        </w:rPr>
      </w:pPr>
      <w:ins w:author="Aleksa Bozinovic" w:date="2024-05-25T12:31:31.045Z" w:id="331476806">
        <w:r w:rsidR="564AC284">
          <w:t>Ukoliko</w:t>
        </w:r>
        <w:r w:rsidR="564AC284">
          <w:t xml:space="preserve"> se </w:t>
        </w:r>
        <w:r w:rsidR="564AC284">
          <w:t>plaća</w:t>
        </w:r>
        <w:r w:rsidR="564AC284">
          <w:t xml:space="preserve"> </w:t>
        </w:r>
        <w:r w:rsidR="564AC284">
          <w:t>neka</w:t>
        </w:r>
        <w:r w:rsidR="564AC284">
          <w:t xml:space="preserve"> </w:t>
        </w:r>
        <w:r w:rsidR="564AC284">
          <w:t>naknada</w:t>
        </w:r>
        <w:r w:rsidR="564AC284">
          <w:t xml:space="preserve">, </w:t>
        </w:r>
        <w:r w:rsidR="564AC284">
          <w:t>potrebno</w:t>
        </w:r>
        <w:r w:rsidR="564AC284">
          <w:t xml:space="preserve"> je </w:t>
        </w:r>
        <w:r w:rsidR="564AC284">
          <w:t>imati</w:t>
        </w:r>
        <w:r w:rsidR="564AC284">
          <w:t xml:space="preserve"> </w:t>
        </w:r>
        <w:r w:rsidR="564AC284">
          <w:t>i</w:t>
        </w:r>
        <w:r w:rsidR="564AC284">
          <w:t xml:space="preserve"> </w:t>
        </w:r>
        <w:r w:rsidR="564AC284">
          <w:t>sistem</w:t>
        </w:r>
        <w:r w:rsidR="564AC284">
          <w:t xml:space="preserve"> za </w:t>
        </w:r>
        <w:r w:rsidR="564AC284">
          <w:t>bezgotovinsko</w:t>
        </w:r>
        <w:r w:rsidR="564AC284">
          <w:t xml:space="preserve"> </w:t>
        </w:r>
        <w:r w:rsidR="564AC284">
          <w:t>elektronsko</w:t>
        </w:r>
        <w:r w:rsidR="564AC284">
          <w:t xml:space="preserve"> </w:t>
        </w:r>
        <w:r w:rsidR="564AC284">
          <w:t>plaćanje</w:t>
        </w:r>
        <w:r w:rsidR="564AC284">
          <w:t>.</w:t>
        </w:r>
      </w:ins>
    </w:p>
    <w:p w:rsidR="564AC284" w:rsidP="0CFF99AD" w:rsidRDefault="564AC284" w14:paraId="742301BE" w14:textId="5FB1C4A0">
      <w:pPr>
        <w:pStyle w:val="Heading2"/>
        <w:bidi w:val="0"/>
        <w:rPr>
          <w:ins w:author="Aleksa Bozinovic" w:date="2024-05-25T12:31:44.136Z" w16du:dateUtc="2024-05-25T12:31:44.136Z" w:id="1005207475"/>
        </w:rPr>
        <w:pPrChange w:author="Aleksa Bozinovic" w:date="2024-05-25T12:31:42.171Z">
          <w:pPr>
            <w:pStyle w:val="Normal"/>
            <w:bidi w:val="0"/>
          </w:pPr>
        </w:pPrChange>
      </w:pPr>
      <w:bookmarkStart w:name="_Toc182587837" w:id="1229587926"/>
      <w:ins w:author="Aleksa Bozinovic" w:date="2024-05-25T12:31:43.869Z" w:id="1985896764">
        <w:r w:rsidR="564AC284">
          <w:t xml:space="preserve">Peti </w:t>
        </w:r>
        <w:r w:rsidR="564AC284">
          <w:t>nivo</w:t>
        </w:r>
      </w:ins>
      <w:bookmarkEnd w:id="1229587926"/>
    </w:p>
    <w:p w:rsidR="564AC284" w:rsidP="0CFF99AD" w:rsidRDefault="564AC284" w14:paraId="7D895CC0" w14:textId="4960F63C">
      <w:pPr>
        <w:pStyle w:val="Normal"/>
        <w:bidi w:val="0"/>
        <w:rPr>
          <w:ins w:author="Aleksa Bozinovic" w:date="2024-05-25T12:32:17.112Z" w16du:dateUtc="2024-05-25T12:32:17.112Z" w:id="1618095114"/>
        </w:rPr>
        <w:pPrChange w:author="Aleksa Bozinovic" w:date="2024-05-25T12:31:44.137Z">
          <w:pPr>
            <w:pStyle w:val="Heading2"/>
            <w:bidi w:val="0"/>
          </w:pPr>
        </w:pPrChange>
      </w:pPr>
      <w:ins w:author="Aleksa Bozinovic" w:date="2024-05-25T12:31:59.822Z" w:id="1458876484">
        <w:r w:rsidR="564AC284">
          <w:t xml:space="preserve">Ovo je </w:t>
        </w:r>
        <w:r w:rsidR="564AC284">
          <w:t>konačni</w:t>
        </w:r>
        <w:r w:rsidR="564AC284">
          <w:t xml:space="preserve"> </w:t>
        </w:r>
        <w:r w:rsidR="564AC284">
          <w:t>cilj</w:t>
        </w:r>
        <w:r w:rsidR="564AC284">
          <w:t xml:space="preserve"> </w:t>
        </w:r>
        <w:r w:rsidR="564AC284">
          <w:t>svakog</w:t>
        </w:r>
        <w:r w:rsidR="564AC284">
          <w:t xml:space="preserve"> </w:t>
        </w:r>
        <w:r w:rsidR="564AC284">
          <w:t>sistema</w:t>
        </w:r>
        <w:r w:rsidR="564AC284">
          <w:t xml:space="preserve"> E-</w:t>
        </w:r>
        <w:r w:rsidR="564AC284">
          <w:t>uprave</w:t>
        </w:r>
        <w:r w:rsidR="564AC284">
          <w:t xml:space="preserve">, a to </w:t>
        </w:r>
        <w:r w:rsidR="564AC284">
          <w:t>jeste</w:t>
        </w:r>
        <w:r w:rsidR="564AC284">
          <w:t xml:space="preserve"> </w:t>
        </w:r>
        <w:r w:rsidR="564AC284">
          <w:t>imati</w:t>
        </w:r>
        <w:r w:rsidR="564AC284">
          <w:t xml:space="preserve"> </w:t>
        </w:r>
        <w:r w:rsidR="564AC284">
          <w:t>mogućnost</w:t>
        </w:r>
        <w:r w:rsidR="564AC284">
          <w:t xml:space="preserve"> </w:t>
        </w:r>
        <w:r w:rsidR="564AC284">
          <w:t>kori</w:t>
        </w:r>
      </w:ins>
      <w:ins w:author="Aleksa Bozinovic" w:date="2024-05-25T12:32:16.696Z" w:id="1161115301">
        <w:r w:rsidR="564AC284">
          <w:t>šćenja</w:t>
        </w:r>
        <w:r w:rsidR="564AC284">
          <w:t xml:space="preserve"> </w:t>
        </w:r>
        <w:r w:rsidR="564AC284">
          <w:t>jedinstvenog</w:t>
        </w:r>
        <w:r w:rsidR="564AC284">
          <w:t xml:space="preserve"> </w:t>
        </w:r>
        <w:r w:rsidR="564AC284">
          <w:t>šaltera</w:t>
        </w:r>
        <w:r w:rsidR="564AC284">
          <w:t xml:space="preserve"> </w:t>
        </w:r>
        <w:r w:rsidR="564AC284">
          <w:t>preko</w:t>
        </w:r>
        <w:r w:rsidR="564AC284">
          <w:t xml:space="preserve"> </w:t>
        </w:r>
        <w:r w:rsidR="564AC284">
          <w:t>kojeg</w:t>
        </w:r>
        <w:r w:rsidR="564AC284">
          <w:t xml:space="preserve"> se </w:t>
        </w:r>
        <w:r w:rsidR="564AC284">
          <w:t>može</w:t>
        </w:r>
        <w:r w:rsidR="564AC284">
          <w:t xml:space="preserve"> </w:t>
        </w:r>
        <w:r w:rsidR="564AC284">
          <w:t>uraditi</w:t>
        </w:r>
        <w:r w:rsidR="564AC284">
          <w:t xml:space="preserve"> </w:t>
        </w:r>
        <w:r w:rsidR="564AC284">
          <w:t>sve</w:t>
        </w:r>
        <w:r w:rsidR="564AC284">
          <w:t xml:space="preserve">. </w:t>
        </w:r>
      </w:ins>
    </w:p>
    <w:p w:rsidR="564AC284" w:rsidP="0CFF99AD" w:rsidRDefault="564AC284" w14:paraId="19EF9BCC" w14:textId="2D7EA283">
      <w:pPr>
        <w:pStyle w:val="Normal"/>
        <w:bidi w:val="0"/>
        <w:rPr>
          <w:ins w:author="Aleksa Bozinovic" w:date="2024-05-25T12:35:08.022Z" w16du:dateUtc="2024-05-25T12:35:08.022Z" w:id="972357014"/>
        </w:rPr>
      </w:pPr>
      <w:ins w:author="Aleksa Bozinovic" w:date="2024-05-25T12:32:56.486Z" w:id="111346028">
        <w:r w:rsidR="564AC284">
          <w:t xml:space="preserve">U </w:t>
        </w:r>
        <w:r w:rsidR="564AC284">
          <w:t>tehničkom</w:t>
        </w:r>
        <w:r w:rsidR="564AC284">
          <w:t xml:space="preserve"> </w:t>
        </w:r>
        <w:r w:rsidR="564AC284">
          <w:t>pogledu</w:t>
        </w:r>
        <w:r w:rsidR="564AC284">
          <w:t xml:space="preserve"> </w:t>
        </w:r>
        <w:r w:rsidR="564AC284">
          <w:t>gotovo</w:t>
        </w:r>
        <w:r w:rsidR="564AC284">
          <w:t xml:space="preserve"> da </w:t>
        </w:r>
        <w:r w:rsidR="564AC284">
          <w:t>nema</w:t>
        </w:r>
        <w:r w:rsidR="564AC284">
          <w:t xml:space="preserve"> </w:t>
        </w:r>
        <w:r w:rsidR="564AC284">
          <w:t>razlike</w:t>
        </w:r>
        <w:r w:rsidR="564AC284">
          <w:t xml:space="preserve"> </w:t>
        </w:r>
        <w:r w:rsidR="564AC284">
          <w:t>između</w:t>
        </w:r>
        <w:r w:rsidR="564AC284">
          <w:t xml:space="preserve"> </w:t>
        </w:r>
        <w:r w:rsidR="564AC284">
          <w:t>nivoa</w:t>
        </w:r>
        <w:r w:rsidR="564AC284">
          <w:t xml:space="preserve"> </w:t>
        </w:r>
        <w:r w:rsidR="564AC284">
          <w:t>četiri</w:t>
        </w:r>
        <w:r w:rsidR="564AC284">
          <w:t xml:space="preserve"> </w:t>
        </w:r>
        <w:r w:rsidR="564AC284">
          <w:t>i</w:t>
        </w:r>
        <w:r w:rsidR="564AC284">
          <w:t xml:space="preserve"> pet, </w:t>
        </w:r>
        <w:r w:rsidR="564AC284">
          <w:t>ali</w:t>
        </w:r>
        <w:r w:rsidR="564AC284">
          <w:t xml:space="preserve"> za </w:t>
        </w:r>
        <w:r w:rsidR="564AC284">
          <w:t>dostizanje</w:t>
        </w:r>
        <w:r w:rsidR="564AC284">
          <w:t xml:space="preserve"> </w:t>
        </w:r>
        <w:r w:rsidR="564AC284">
          <w:t>ovog</w:t>
        </w:r>
        <w:r w:rsidR="564AC284">
          <w:t xml:space="preserve"> </w:t>
        </w:r>
        <w:r w:rsidR="564AC284">
          <w:t>nivoa</w:t>
        </w:r>
        <w:r w:rsidR="564AC284">
          <w:t xml:space="preserve"> </w:t>
        </w:r>
        <w:r w:rsidR="564AC284">
          <w:t>potrebne</w:t>
        </w:r>
        <w:r w:rsidR="564AC284">
          <w:t xml:space="preserve"> </w:t>
        </w:r>
        <w:r w:rsidR="564AC284">
          <w:t>su</w:t>
        </w:r>
        <w:r w:rsidR="564AC284">
          <w:t xml:space="preserve"> </w:t>
        </w:r>
        <w:r w:rsidR="564AC284">
          <w:t>zakonske</w:t>
        </w:r>
        <w:r w:rsidR="564AC284">
          <w:t xml:space="preserve"> </w:t>
        </w:r>
        <w:r w:rsidR="564AC284">
          <w:t>i</w:t>
        </w:r>
        <w:r w:rsidR="564AC284">
          <w:t xml:space="preserve"> </w:t>
        </w:r>
        <w:r w:rsidR="564AC284">
          <w:t>organizacione</w:t>
        </w:r>
        <w:r w:rsidR="564AC284">
          <w:t xml:space="preserve"> </w:t>
        </w:r>
        <w:r w:rsidR="564AC284">
          <w:t>reforme</w:t>
        </w:r>
        <w:r w:rsidR="564AC284">
          <w:t xml:space="preserve"> </w:t>
        </w:r>
        <w:r w:rsidR="564AC284">
          <w:t>državne</w:t>
        </w:r>
        <w:r w:rsidR="564AC284">
          <w:t xml:space="preserve"> </w:t>
        </w:r>
        <w:r w:rsidR="564AC284">
          <w:t>administracije</w:t>
        </w:r>
        <w:r w:rsidR="564AC284">
          <w:t>.</w:t>
        </w:r>
      </w:ins>
    </w:p>
    <w:p w:rsidR="094314BC" w:rsidP="0CFF99AD" w:rsidRDefault="094314BC" w14:paraId="5D78690F" w14:textId="52FE55BF">
      <w:pPr>
        <w:pStyle w:val="Heading1"/>
        <w:bidi w:val="0"/>
        <w:rPr>
          <w:ins w:author="Aleksa Bozinovic" w:date="2024-05-25T12:35:22.046Z" w16du:dateUtc="2024-05-25T12:35:22.046Z" w:id="1593719203"/>
        </w:rPr>
        <w:pPrChange w:author="Aleksa Bozinovic" w:date="2024-05-25T12:35:11.341Z">
          <w:pPr>
            <w:pStyle w:val="Normal"/>
            <w:bidi w:val="0"/>
          </w:pPr>
        </w:pPrChange>
      </w:pPr>
      <w:bookmarkStart w:name="_Toc1636573508" w:id="2142219182"/>
      <w:ins w:author="Aleksa Bozinovic" w:date="2024-05-25T12:35:21.643Z" w:id="787859104">
        <w:r w:rsidR="094314BC">
          <w:t>Arhitektura</w:t>
        </w:r>
        <w:r w:rsidR="094314BC">
          <w:t xml:space="preserve"> </w:t>
        </w:r>
        <w:r w:rsidR="094314BC">
          <w:t>sistema</w:t>
        </w:r>
        <w:r w:rsidR="094314BC">
          <w:t xml:space="preserve"> E-</w:t>
        </w:r>
        <w:r w:rsidR="094314BC">
          <w:t>uprave</w:t>
        </w:r>
      </w:ins>
      <w:bookmarkEnd w:id="2142219182"/>
    </w:p>
    <w:p w:rsidR="094314BC" w:rsidP="0CFF99AD" w:rsidRDefault="094314BC" w14:paraId="6EC24232" w14:textId="311D1C38">
      <w:pPr>
        <w:pStyle w:val="Normal"/>
        <w:bidi w:val="0"/>
        <w:rPr>
          <w:ins w:author="Aleksa Bozinovic" w:date="2024-05-25T12:35:44.039Z" w16du:dateUtc="2024-05-25T12:35:44.039Z" w:id="1872978734"/>
        </w:rPr>
        <w:pPrChange w:author="Aleksa Bozinovic" w:date="2024-05-25T12:35:22.047Z">
          <w:pPr>
            <w:pStyle w:val="Heading1"/>
            <w:bidi w:val="0"/>
          </w:pPr>
        </w:pPrChange>
      </w:pPr>
      <w:ins w:author="Aleksa Bozinovic" w:date="2024-05-25T12:35:42.605Z" w:id="1028197559">
        <w:r w:rsidR="094314BC">
          <w:t>Arhitektura</w:t>
        </w:r>
        <w:r w:rsidR="094314BC">
          <w:t xml:space="preserve"> se </w:t>
        </w:r>
        <w:r w:rsidR="094314BC">
          <w:t>može</w:t>
        </w:r>
        <w:r w:rsidR="094314BC">
          <w:t xml:space="preserve"> </w:t>
        </w:r>
        <w:r w:rsidR="094314BC">
          <w:t>podeliti</w:t>
        </w:r>
        <w:r w:rsidR="094314BC">
          <w:t xml:space="preserve"> </w:t>
        </w:r>
        <w:r w:rsidR="094314BC">
          <w:t>na</w:t>
        </w:r>
        <w:r w:rsidR="094314BC">
          <w:t xml:space="preserve"> </w:t>
        </w:r>
        <w:r w:rsidR="094314BC">
          <w:t>na</w:t>
        </w:r>
        <w:r w:rsidR="094314BC">
          <w:t xml:space="preserve"> </w:t>
        </w:r>
        <w:r w:rsidR="094314BC">
          <w:t>neka</w:t>
        </w:r>
        <w:r w:rsidR="094314BC">
          <w:t xml:space="preserve"> </w:t>
        </w:r>
        <w:r w:rsidR="094314BC">
          <w:t>četiri</w:t>
        </w:r>
        <w:r w:rsidR="094314BC">
          <w:t xml:space="preserve"> </w:t>
        </w:r>
        <w:r w:rsidR="094314BC">
          <w:t>sloja</w:t>
        </w:r>
        <w:r w:rsidR="094314BC">
          <w:t>:</w:t>
        </w:r>
      </w:ins>
    </w:p>
    <w:p w:rsidR="094314BC" w:rsidP="0CFF99AD" w:rsidRDefault="094314BC" w14:paraId="6D376B2A" w14:textId="68D0592D">
      <w:pPr>
        <w:pStyle w:val="ListParagraph"/>
        <w:numPr>
          <w:ilvl w:val="0"/>
          <w:numId w:val="7"/>
        </w:numPr>
        <w:bidi w:val="0"/>
        <w:rPr>
          <w:ins w:author="Aleksa Bozinovic" w:date="2024-05-25T12:35:49.592Z" w16du:dateUtc="2024-05-25T12:35:49.592Z" w:id="2107117403"/>
        </w:rPr>
        <w:pPrChange w:author="Aleksa Bozinovic" w:date="2024-05-25T12:35:45.618Z">
          <w:pPr>
            <w:pStyle w:val="Normal"/>
            <w:bidi w:val="0"/>
          </w:pPr>
        </w:pPrChange>
      </w:pPr>
      <w:ins w:author="Aleksa Bozinovic" w:date="2024-05-25T12:35:49.373Z" w:id="2044252228">
        <w:r w:rsidR="094314BC">
          <w:t>Sloj</w:t>
        </w:r>
        <w:r w:rsidR="094314BC">
          <w:t xml:space="preserve"> pristupa,</w:t>
        </w:r>
      </w:ins>
    </w:p>
    <w:p w:rsidR="094314BC" w:rsidP="0CFF99AD" w:rsidRDefault="094314BC" w14:paraId="3D115F68" w14:textId="2750475F">
      <w:pPr>
        <w:pStyle w:val="ListParagraph"/>
        <w:numPr>
          <w:ilvl w:val="0"/>
          <w:numId w:val="7"/>
        </w:numPr>
        <w:bidi w:val="0"/>
        <w:rPr>
          <w:ins w:author="Aleksa Bozinovic" w:date="2024-05-25T12:35:54.398Z" w16du:dateUtc="2024-05-25T12:35:54.398Z" w:id="882286831"/>
        </w:rPr>
        <w:pPrChange w:author="Aleksa Bozinovic" w:date="2024-05-25T12:35:49.599Z">
          <w:pPr/>
        </w:pPrChange>
      </w:pPr>
      <w:ins w:author="Aleksa Bozinovic" w:date="2024-05-25T12:35:54.211Z" w:id="1166436468">
        <w:r w:rsidR="094314BC">
          <w:t>Sloj e-uprave,</w:t>
        </w:r>
      </w:ins>
    </w:p>
    <w:p w:rsidR="094314BC" w:rsidP="0CFF99AD" w:rsidRDefault="094314BC" w14:paraId="1BC6E0AB" w14:textId="05C58CC4">
      <w:pPr>
        <w:pStyle w:val="ListParagraph"/>
        <w:numPr>
          <w:ilvl w:val="0"/>
          <w:numId w:val="7"/>
        </w:numPr>
        <w:bidi w:val="0"/>
        <w:rPr>
          <w:ins w:author="Aleksa Bozinovic" w:date="2024-05-25T12:35:58.992Z" w16du:dateUtc="2024-05-25T12:35:58.992Z" w:id="1756238109"/>
        </w:rPr>
        <w:pPrChange w:author="Aleksa Bozinovic" w:date="2024-05-25T12:35:54.406Z">
          <w:pPr/>
        </w:pPrChange>
      </w:pPr>
      <w:ins w:author="Aleksa Bozinovic" w:date="2024-05-25T12:35:58.796Z" w:id="1523252207">
        <w:r w:rsidR="094314BC">
          <w:t>Sloj</w:t>
        </w:r>
        <w:r w:rsidR="094314BC">
          <w:t xml:space="preserve"> e-</w:t>
        </w:r>
        <w:r w:rsidR="094314BC">
          <w:t>poslovanja i</w:t>
        </w:r>
      </w:ins>
    </w:p>
    <w:p w:rsidR="094314BC" w:rsidP="0CFF99AD" w:rsidRDefault="094314BC" w14:paraId="3335EB7D" w14:textId="1E92DA33">
      <w:pPr>
        <w:pStyle w:val="ListParagraph"/>
        <w:numPr>
          <w:ilvl w:val="0"/>
          <w:numId w:val="7"/>
        </w:numPr>
        <w:bidi w:val="0"/>
        <w:rPr>
          <w:ins w:author="Aleksa Bozinovic" w:date="2024-05-25T12:36:18.039Z" w16du:dateUtc="2024-05-25T12:36:18.039Z" w:id="2024081608"/>
        </w:rPr>
        <w:pPrChange w:author="Aleksa Bozinovic" w:date="2024-05-25T12:35:58.996Z">
          <w:pPr/>
        </w:pPrChange>
      </w:pPr>
      <w:ins w:author="Aleksa Bozinovic" w:date="2024-05-25T12:36:17.407Z" w:id="1089065604">
        <w:r w:rsidR="094314BC">
          <w:t>Sloj</w:t>
        </w:r>
        <w:r w:rsidR="094314BC">
          <w:t xml:space="preserve"> infrastrukture</w:t>
        </w:r>
      </w:ins>
    </w:p>
    <w:p w:rsidR="094314BC" w:rsidP="0CFF99AD" w:rsidRDefault="094314BC" w14:paraId="1F054055" w14:textId="4B7A227E">
      <w:pPr>
        <w:pStyle w:val="Normal"/>
        <w:bidi w:val="0"/>
        <w:jc w:val="left"/>
        <w:rPr>
          <w:ins w:author="Aleksa Bozinovic" w:date="2024-05-25T12:36:49.282Z" w16du:dateUtc="2024-05-25T12:36:49.282Z" w:id="2025495715"/>
        </w:rPr>
      </w:pPr>
      <w:ins w:author="Aleksa Bozinovic" w:date="2024-05-25T12:36:24.634Z" w:id="394069459">
        <w:r w:rsidR="094314BC">
          <w:drawing>
            <wp:inline wp14:editId="34EA8AA9" wp14:anchorId="48750F3A">
              <wp:extent cx="5943600" cy="3933825"/>
              <wp:effectExtent l="0" t="0" r="0" b="0"/>
              <wp:docPr id="1700462508" name="" title="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"/>
                      <pic:cNvPicPr/>
                    </pic:nvPicPr>
                    <pic:blipFill>
                      <a:blip r:embed="Rf56dd28c2eef47b7">
                        <a:extLst>
                          <a:ext xmlns:a="http://schemas.openxmlformats.org/drawingml/2006/main" uri="{28A0092B-C50C-407E-A947-70E740481C1C}">
                            <a14:useLocalDpi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933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94314BC" w:rsidP="0CFF99AD" w:rsidRDefault="094314BC" w14:paraId="4D495C64" w14:textId="113BA8FF">
      <w:pPr>
        <w:pStyle w:val="Heading2"/>
        <w:bidi w:val="0"/>
        <w:rPr>
          <w:ins w:author="Aleksa Bozinovic" w:date="2024-05-25T12:37:00.791Z" w16du:dateUtc="2024-05-25T12:37:00.791Z" w:id="520373821"/>
        </w:rPr>
        <w:pPrChange w:author="Aleksa Bozinovic" w:date="2024-05-25T12:36:55.579Z">
          <w:pPr>
            <w:pStyle w:val="Normal"/>
            <w:bidi w:val="0"/>
            <w:jc w:val="left"/>
          </w:pPr>
        </w:pPrChange>
      </w:pPr>
      <w:bookmarkStart w:name="_Toc391693843" w:id="2076240166"/>
      <w:ins w:author="Aleksa Bozinovic" w:date="2024-05-25T12:36:59.936Z" w:id="144154024">
        <w:r w:rsidR="094314BC">
          <w:t>Sloj</w:t>
        </w:r>
        <w:r w:rsidR="094314BC">
          <w:t xml:space="preserve"> </w:t>
        </w:r>
        <w:r w:rsidR="094314BC">
          <w:t>pris</w:t>
        </w:r>
      </w:ins>
      <w:ins w:author="Aleksa Bozinovic" w:date="2024-05-25T12:37:00.265Z" w:id="541646877">
        <w:r w:rsidR="094314BC">
          <w:t>tupa</w:t>
        </w:r>
      </w:ins>
      <w:bookmarkEnd w:id="2076240166"/>
    </w:p>
    <w:p w:rsidR="094314BC" w:rsidP="0CFF99AD" w:rsidRDefault="094314BC" w14:paraId="6C907FCB" w14:textId="1A994C49">
      <w:pPr>
        <w:pStyle w:val="Normal"/>
        <w:bidi w:val="0"/>
        <w:rPr>
          <w:ins w:author="Aleksa Bozinovic" w:date="2024-05-25T12:37:34.989Z" w16du:dateUtc="2024-05-25T12:37:34.989Z" w:id="806391813"/>
        </w:rPr>
        <w:pPrChange w:author="Aleksa Bozinovic" w:date="2024-05-25T12:37:00.791Z">
          <w:pPr>
            <w:pStyle w:val="Heading2"/>
            <w:bidi w:val="0"/>
          </w:pPr>
        </w:pPrChange>
      </w:pPr>
      <w:ins w:author="Aleksa Bozinovic" w:date="2024-05-25T12:37:34.3Z" w:id="624930038">
        <w:r w:rsidR="094314BC">
          <w:t>Predstavlja</w:t>
        </w:r>
        <w:r w:rsidR="094314BC">
          <w:t xml:space="preserve"> </w:t>
        </w:r>
        <w:r w:rsidR="094314BC">
          <w:t>interfejse</w:t>
        </w:r>
        <w:r w:rsidR="094314BC">
          <w:t xml:space="preserve"> </w:t>
        </w:r>
        <w:r w:rsidR="094314BC">
          <w:t>prema</w:t>
        </w:r>
        <w:r w:rsidR="094314BC">
          <w:t xml:space="preserve"> </w:t>
        </w:r>
        <w:r w:rsidR="094314BC">
          <w:t>korisnicima</w:t>
        </w:r>
        <w:r w:rsidR="094314BC">
          <w:t xml:space="preserve"> koji </w:t>
        </w:r>
        <w:r w:rsidR="094314BC">
          <w:t>koriste</w:t>
        </w:r>
        <w:r w:rsidR="094314BC">
          <w:t xml:space="preserve"> </w:t>
        </w:r>
        <w:r w:rsidR="094314BC">
          <w:t>usluge</w:t>
        </w:r>
        <w:r w:rsidR="094314BC">
          <w:t xml:space="preserve"> </w:t>
        </w:r>
        <w:r w:rsidR="094314BC">
          <w:t>uprave</w:t>
        </w:r>
        <w:r w:rsidR="094314BC">
          <w:t xml:space="preserve"> </w:t>
        </w:r>
        <w:r w:rsidR="094314BC">
          <w:t>putem</w:t>
        </w:r>
        <w:r w:rsidR="094314BC">
          <w:t xml:space="preserve"> </w:t>
        </w:r>
        <w:r w:rsidR="094314BC">
          <w:t>različitih</w:t>
        </w:r>
        <w:r w:rsidR="094314BC">
          <w:t xml:space="preserve"> </w:t>
        </w:r>
        <w:r w:rsidR="094314BC">
          <w:t>kanala</w:t>
        </w:r>
        <w:r w:rsidR="094314BC">
          <w:t xml:space="preserve"> </w:t>
        </w:r>
        <w:r w:rsidR="094314BC">
          <w:t>pristupa</w:t>
        </w:r>
        <w:r w:rsidR="094314BC">
          <w:t>.</w:t>
        </w:r>
      </w:ins>
    </w:p>
    <w:p w:rsidR="094314BC" w:rsidP="0CFF99AD" w:rsidRDefault="094314BC" w14:paraId="05F42A27" w14:textId="6627FE0C">
      <w:pPr>
        <w:pStyle w:val="Heading2"/>
        <w:bidi w:val="0"/>
        <w:rPr>
          <w:ins w:author="Aleksa Bozinovic" w:date="2024-05-25T12:37:44.556Z" w16du:dateUtc="2024-05-25T12:37:44.556Z" w:id="412988854"/>
        </w:rPr>
        <w:pPrChange w:author="Aleksa Bozinovic" w:date="2024-05-25T12:37:39.639Z">
          <w:pPr>
            <w:pStyle w:val="Normal"/>
            <w:bidi w:val="0"/>
          </w:pPr>
        </w:pPrChange>
      </w:pPr>
      <w:bookmarkStart w:name="_Toc140242634" w:id="653659307"/>
      <w:ins w:author="Aleksa Bozinovic" w:date="2024-05-25T12:37:44.464Z" w:id="81621688">
        <w:r w:rsidR="094314BC">
          <w:t>Sloj</w:t>
        </w:r>
        <w:r w:rsidR="094314BC">
          <w:t xml:space="preserve"> e-</w:t>
        </w:r>
        <w:r w:rsidR="094314BC">
          <w:t>uprave</w:t>
        </w:r>
      </w:ins>
      <w:bookmarkEnd w:id="653659307"/>
    </w:p>
    <w:p w:rsidR="094314BC" w:rsidP="0CFF99AD" w:rsidRDefault="094314BC" w14:paraId="67D68A1A" w14:textId="042D23C2">
      <w:pPr>
        <w:pStyle w:val="Normal"/>
        <w:bidi w:val="0"/>
        <w:rPr>
          <w:ins w:author="Aleksa Bozinovic" w:date="2024-05-25T12:38:11.589Z" w16du:dateUtc="2024-05-25T12:38:11.589Z" w:id="493861230"/>
        </w:rPr>
        <w:pPrChange w:author="Aleksa Bozinovic" w:date="2024-05-25T12:37:44.557Z">
          <w:pPr>
            <w:pStyle w:val="Heading2"/>
            <w:bidi w:val="0"/>
          </w:pPr>
        </w:pPrChange>
      </w:pPr>
      <w:ins w:author="Aleksa Bozinovic" w:date="2024-05-25T12:37:59.937Z" w:id="401239499">
        <w:r w:rsidR="094314BC">
          <w:t>Preko</w:t>
        </w:r>
        <w:r w:rsidR="094314BC">
          <w:t xml:space="preserve"> </w:t>
        </w:r>
        <w:r w:rsidR="094314BC">
          <w:t>interfejsa</w:t>
        </w:r>
        <w:r w:rsidR="094314BC">
          <w:t xml:space="preserve"> </w:t>
        </w:r>
        <w:r w:rsidR="094314BC">
          <w:t>sa</w:t>
        </w:r>
        <w:r w:rsidR="094314BC">
          <w:t xml:space="preserve"> </w:t>
        </w:r>
        <w:r w:rsidR="094314BC">
          <w:t>sloja</w:t>
        </w:r>
        <w:r w:rsidR="094314BC">
          <w:t xml:space="preserve"> </w:t>
        </w:r>
        <w:r w:rsidR="094314BC">
          <w:t>pristupa</w:t>
        </w:r>
        <w:r w:rsidR="094314BC">
          <w:t>, portal e-</w:t>
        </w:r>
        <w:r w:rsidR="094314BC">
          <w:t>uprave</w:t>
        </w:r>
        <w:r w:rsidR="094314BC">
          <w:t xml:space="preserve"> </w:t>
        </w:r>
        <w:r w:rsidR="094314BC">
          <w:t>treba</w:t>
        </w:r>
        <w:r w:rsidR="094314BC">
          <w:t xml:space="preserve"> da </w:t>
        </w:r>
        <w:r w:rsidR="094314BC">
          <w:t>integriše</w:t>
        </w:r>
        <w:r w:rsidR="094314BC">
          <w:t xml:space="preserve"> </w:t>
        </w:r>
        <w:r w:rsidR="094314BC">
          <w:t>sve</w:t>
        </w:r>
        <w:r w:rsidR="094314BC">
          <w:t xml:space="preserve"> </w:t>
        </w:r>
        <w:r w:rsidR="094314BC">
          <w:t>infor</w:t>
        </w:r>
      </w:ins>
      <w:ins w:author="Aleksa Bozinovic" w:date="2024-05-25T12:38:11.155Z" w:id="1239802454">
        <w:r w:rsidR="094314BC">
          <w:t>macije</w:t>
        </w:r>
        <w:r w:rsidR="094314BC">
          <w:t xml:space="preserve"> </w:t>
        </w:r>
        <w:r w:rsidR="094314BC">
          <w:t>i</w:t>
        </w:r>
        <w:r w:rsidR="094314BC">
          <w:t xml:space="preserve"> </w:t>
        </w:r>
        <w:r w:rsidR="094314BC">
          <w:t>servise</w:t>
        </w:r>
        <w:r w:rsidR="094314BC">
          <w:t xml:space="preserve">, </w:t>
        </w:r>
        <w:r w:rsidR="094314BC">
          <w:t>i</w:t>
        </w:r>
        <w:r w:rsidR="094314BC">
          <w:t xml:space="preserve"> time </w:t>
        </w:r>
        <w:r w:rsidR="094314BC">
          <w:t>čini</w:t>
        </w:r>
        <w:r w:rsidR="094314BC">
          <w:t xml:space="preserve"> </w:t>
        </w:r>
        <w:r w:rsidR="094314BC">
          <w:t>drugi</w:t>
        </w:r>
        <w:r w:rsidR="094314BC">
          <w:t xml:space="preserve"> </w:t>
        </w:r>
        <w:r w:rsidR="094314BC">
          <w:t>slo</w:t>
        </w:r>
        <w:r w:rsidR="094314BC">
          <w:t>j.</w:t>
        </w:r>
      </w:ins>
    </w:p>
    <w:p w:rsidR="094314BC" w:rsidP="0CFF99AD" w:rsidRDefault="094314BC" w14:paraId="1C856918" w14:textId="0521F591">
      <w:pPr>
        <w:pStyle w:val="Heading2"/>
        <w:bidi w:val="0"/>
        <w:rPr>
          <w:ins w:author="Aleksa Bozinovic" w:date="2024-05-25T12:38:21.867Z" w16du:dateUtc="2024-05-25T12:38:21.867Z" w:id="174217323"/>
        </w:rPr>
        <w:pPrChange w:author="Aleksa Bozinovic" w:date="2024-05-25T12:38:16.12Z">
          <w:pPr>
            <w:pStyle w:val="Normal"/>
            <w:bidi w:val="0"/>
          </w:pPr>
        </w:pPrChange>
      </w:pPr>
      <w:bookmarkStart w:name="_Toc180427745" w:id="203201773"/>
      <w:ins w:author="Aleksa Bozinovic" w:date="2024-05-25T12:38:21.713Z" w:id="622430832">
        <w:r w:rsidR="094314BC">
          <w:t>Sloj</w:t>
        </w:r>
        <w:r w:rsidR="094314BC">
          <w:t xml:space="preserve"> e-</w:t>
        </w:r>
        <w:r w:rsidR="094314BC">
          <w:t>poslovanja</w:t>
        </w:r>
      </w:ins>
      <w:bookmarkEnd w:id="203201773"/>
    </w:p>
    <w:p w:rsidR="094314BC" w:rsidP="0CFF99AD" w:rsidRDefault="094314BC" w14:paraId="457E87F3" w14:textId="78372EAA">
      <w:pPr>
        <w:pStyle w:val="Normal"/>
        <w:bidi w:val="0"/>
        <w:rPr>
          <w:ins w:author="Aleksa Bozinovic" w:date="2024-05-25T12:39:06.54Z" w16du:dateUtc="2024-05-25T12:39:06.54Z" w:id="1645800401"/>
        </w:rPr>
        <w:pPrChange w:author="Aleksa Bozinovic" w:date="2024-05-25T12:38:21.868Z">
          <w:pPr>
            <w:pStyle w:val="Heading2"/>
            <w:bidi w:val="0"/>
          </w:pPr>
        </w:pPrChange>
      </w:pPr>
      <w:ins w:author="Aleksa Bozinovic" w:date="2024-05-25T12:38:59.932Z" w:id="594860373">
        <w:r w:rsidR="094314BC">
          <w:t>Usluga</w:t>
        </w:r>
        <w:r w:rsidR="094314BC">
          <w:t xml:space="preserve"> </w:t>
        </w:r>
        <w:r w:rsidR="094314BC">
          <w:t>sloja</w:t>
        </w:r>
        <w:r w:rsidR="094314BC">
          <w:t xml:space="preserve"> e-</w:t>
        </w:r>
        <w:r w:rsidR="094314BC">
          <w:t>poslovanja</w:t>
        </w:r>
        <w:r w:rsidR="094314BC">
          <w:t xml:space="preserve"> je da </w:t>
        </w:r>
        <w:r w:rsidR="094314BC">
          <w:t>upravlja</w:t>
        </w:r>
        <w:r w:rsidR="094314BC">
          <w:t xml:space="preserve"> </w:t>
        </w:r>
        <w:r w:rsidR="094314BC">
          <w:t>i</w:t>
        </w:r>
        <w:r w:rsidR="094314BC">
          <w:t xml:space="preserve"> </w:t>
        </w:r>
        <w:r w:rsidR="094314BC">
          <w:t>integriše</w:t>
        </w:r>
        <w:r w:rsidR="094314BC">
          <w:t xml:space="preserve"> </w:t>
        </w:r>
        <w:r w:rsidR="094314BC">
          <w:t>izvore</w:t>
        </w:r>
        <w:r w:rsidR="094314BC">
          <w:t xml:space="preserve"> </w:t>
        </w:r>
        <w:r w:rsidR="094314BC">
          <w:t>podatka</w:t>
        </w:r>
        <w:r w:rsidR="094314BC">
          <w:t xml:space="preserve"> </w:t>
        </w:r>
        <w:r w:rsidR="094314BC">
          <w:t>od</w:t>
        </w:r>
        <w:r w:rsidR="094314BC">
          <w:t xml:space="preserve"> </w:t>
        </w:r>
        <w:r w:rsidR="094314BC">
          <w:t>svih</w:t>
        </w:r>
        <w:r w:rsidR="094314BC">
          <w:t xml:space="preserve"> </w:t>
        </w:r>
        <w:r w:rsidR="094314BC">
          <w:t>delova</w:t>
        </w:r>
        <w:r w:rsidR="094314BC">
          <w:t xml:space="preserve"> </w:t>
        </w:r>
        <w:r w:rsidR="094314BC">
          <w:t>uprave</w:t>
        </w:r>
        <w:r w:rsidR="094314BC">
          <w:t xml:space="preserve"> </w:t>
        </w:r>
        <w:r w:rsidR="094314BC">
          <w:t>i</w:t>
        </w:r>
        <w:r w:rsidR="094314BC">
          <w:t xml:space="preserve"> </w:t>
        </w:r>
        <w:r w:rsidR="094314BC">
          <w:t>omogući</w:t>
        </w:r>
        <w:r w:rsidR="094314BC">
          <w:t xml:space="preserve"> </w:t>
        </w:r>
        <w:r w:rsidR="094314BC">
          <w:t>dostupnost</w:t>
        </w:r>
        <w:r w:rsidR="094314BC">
          <w:t xml:space="preserve"> </w:t>
        </w:r>
        <w:r w:rsidR="094314BC">
          <w:t>informacija</w:t>
        </w:r>
        <w:r w:rsidR="094314BC">
          <w:t xml:space="preserve"> </w:t>
        </w:r>
      </w:ins>
      <w:ins w:author="Aleksa Bozinovic" w:date="2024-05-25T12:39:06.386Z" w:id="1065585131">
        <w:r w:rsidR="094314BC">
          <w:t>i</w:t>
        </w:r>
        <w:r w:rsidR="094314BC">
          <w:t xml:space="preserve"> </w:t>
        </w:r>
        <w:r w:rsidR="094314BC">
          <w:t>usluga</w:t>
        </w:r>
        <w:r w:rsidR="094314BC">
          <w:t xml:space="preserve"> portalu u realnom vremenu.</w:t>
        </w:r>
      </w:ins>
    </w:p>
    <w:p w:rsidR="094314BC" w:rsidP="0CFF99AD" w:rsidRDefault="094314BC" w14:paraId="40662055" w14:textId="2C1F79EC">
      <w:pPr>
        <w:pStyle w:val="Normal"/>
        <w:bidi w:val="0"/>
        <w:rPr>
          <w:ins w:author="Aleksa Bozinovic" w:date="2024-05-25T12:41:32.527Z" w16du:dateUtc="2024-05-25T12:41:32.527Z" w:id="820326347"/>
        </w:rPr>
      </w:pPr>
      <w:ins w:author="Aleksa Bozinovic" w:date="2024-05-25T12:39:43.37Z" w:id="1893436479">
        <w:r w:rsidR="094314BC">
          <w:t xml:space="preserve">Neke od </w:t>
        </w:r>
        <w:r w:rsidR="094314BC">
          <w:t>osnovnih</w:t>
        </w:r>
        <w:r w:rsidR="094314BC">
          <w:t xml:space="preserve"> </w:t>
        </w:r>
        <w:r w:rsidR="094314BC">
          <w:t>baza</w:t>
        </w:r>
        <w:r w:rsidR="094314BC">
          <w:t xml:space="preserve"> </w:t>
        </w:r>
        <w:r w:rsidR="094314BC">
          <w:t>podataka</w:t>
        </w:r>
        <w:r w:rsidR="094314BC">
          <w:t xml:space="preserve"> </w:t>
        </w:r>
        <w:r w:rsidR="094314BC">
          <w:t>što</w:t>
        </w:r>
        <w:r w:rsidR="094314BC">
          <w:t xml:space="preserve"> se </w:t>
        </w:r>
        <w:r w:rsidR="094314BC">
          <w:t>koriste</w:t>
        </w:r>
        <w:r w:rsidR="094314BC">
          <w:t xml:space="preserve"> </w:t>
        </w:r>
        <w:r w:rsidR="094314BC">
          <w:t>jesu</w:t>
        </w:r>
        <w:r w:rsidR="094314BC">
          <w:t xml:space="preserve"> </w:t>
        </w:r>
        <w:r w:rsidR="094314BC">
          <w:t>registar</w:t>
        </w:r>
        <w:r w:rsidR="094314BC">
          <w:t xml:space="preserve"> </w:t>
        </w:r>
        <w:r w:rsidR="094314BC">
          <w:t>građana</w:t>
        </w:r>
        <w:r w:rsidR="094314BC">
          <w:t xml:space="preserve">, </w:t>
        </w:r>
        <w:r w:rsidR="094314BC">
          <w:t>registar</w:t>
        </w:r>
        <w:r w:rsidR="094314BC">
          <w:t xml:space="preserve"> </w:t>
        </w:r>
        <w:r w:rsidR="094314BC">
          <w:t>pravnih</w:t>
        </w:r>
        <w:r w:rsidR="094314BC">
          <w:t xml:space="preserve"> </w:t>
        </w:r>
        <w:r w:rsidR="094314BC">
          <w:t>lica</w:t>
        </w:r>
        <w:r w:rsidR="094314BC">
          <w:t xml:space="preserve">, </w:t>
        </w:r>
        <w:r w:rsidR="094314BC">
          <w:t>registar</w:t>
        </w:r>
        <w:r w:rsidR="094314BC">
          <w:t xml:space="preserve"> </w:t>
        </w:r>
        <w:r w:rsidR="094314BC">
          <w:t>prostornih</w:t>
        </w:r>
        <w:r w:rsidR="094314BC">
          <w:t xml:space="preserve"> </w:t>
        </w:r>
        <w:r w:rsidR="094314BC">
          <w:t>objekata</w:t>
        </w:r>
        <w:r w:rsidR="094314BC">
          <w:t xml:space="preserve">... Ove </w:t>
        </w:r>
        <w:r w:rsidR="094314BC">
          <w:t>registre</w:t>
        </w:r>
        <w:r w:rsidR="094314BC">
          <w:t xml:space="preserve"> </w:t>
        </w:r>
        <w:r w:rsidR="094314BC">
          <w:t>organizuju</w:t>
        </w:r>
        <w:r w:rsidR="094314BC">
          <w:t xml:space="preserve"> </w:t>
        </w:r>
        <w:r w:rsidR="094314BC">
          <w:t>i</w:t>
        </w:r>
        <w:r w:rsidR="094314BC">
          <w:t xml:space="preserve"> </w:t>
        </w:r>
        <w:r w:rsidR="094314BC">
          <w:t>održavaju</w:t>
        </w:r>
        <w:r w:rsidR="094314BC">
          <w:t xml:space="preserve"> </w:t>
        </w:r>
        <w:r w:rsidR="094314BC">
          <w:t>nadležni</w:t>
        </w:r>
        <w:r w:rsidR="094314BC">
          <w:t xml:space="preserve"> </w:t>
        </w:r>
        <w:r w:rsidR="094314BC">
          <w:t>subjekti</w:t>
        </w:r>
        <w:r w:rsidR="094314BC">
          <w:t xml:space="preserve"> e-</w:t>
        </w:r>
        <w:r w:rsidR="094314BC">
          <w:t>uprave</w:t>
        </w:r>
        <w:r w:rsidR="094314BC">
          <w:t>.</w:t>
        </w:r>
      </w:ins>
    </w:p>
    <w:p w:rsidR="26047668" w:rsidP="0CFF99AD" w:rsidRDefault="26047668" w14:paraId="07B2E08C" w14:textId="2C30F215">
      <w:pPr>
        <w:pStyle w:val="Heading2"/>
        <w:bidi w:val="0"/>
        <w:rPr>
          <w:ins w:author="Aleksa Bozinovic" w:date="2024-05-25T12:41:45.866Z" w16du:dateUtc="2024-05-25T12:41:45.866Z" w:id="634964391"/>
        </w:rPr>
        <w:pPrChange w:author="Aleksa Bozinovic" w:date="2024-05-25T12:41:42.095Z">
          <w:pPr>
            <w:pStyle w:val="Normal"/>
            <w:bidi w:val="0"/>
          </w:pPr>
        </w:pPrChange>
      </w:pPr>
      <w:bookmarkStart w:name="_Toc1098143631" w:id="1171492625"/>
      <w:ins w:author="Aleksa Bozinovic" w:date="2024-05-25T12:41:45.655Z" w:id="1595878326">
        <w:r w:rsidR="26047668">
          <w:t>Sloj</w:t>
        </w:r>
        <w:r w:rsidR="26047668">
          <w:t xml:space="preserve"> </w:t>
        </w:r>
        <w:r w:rsidR="26047668">
          <w:t>infrastrukture</w:t>
        </w:r>
      </w:ins>
      <w:bookmarkEnd w:id="1171492625"/>
    </w:p>
    <w:p w:rsidR="26047668" w:rsidP="0CFF99AD" w:rsidRDefault="26047668" w14:paraId="49D65E87" w14:textId="133D6E8B">
      <w:pPr>
        <w:pStyle w:val="Normal"/>
        <w:bidi w:val="0"/>
        <w:rPr>
          <w:ins w:author="Aleksa Bozinovic" w:date="2024-05-25T12:43:51.104Z" w16du:dateUtc="2024-05-25T12:43:51.104Z" w:id="872697074"/>
        </w:rPr>
        <w:pPrChange w:author="Aleksa Bozinovic" w:date="2024-05-25T12:41:45.867Z">
          <w:pPr>
            <w:pStyle w:val="Heading2"/>
            <w:bidi w:val="0"/>
          </w:pPr>
        </w:pPrChange>
      </w:pPr>
      <w:ins w:author="Aleksa Bozinovic" w:date="2024-05-25T12:41:59.968Z" w:id="1463365214">
        <w:r w:rsidR="26047668">
          <w:t>Najniži</w:t>
        </w:r>
        <w:r w:rsidR="26047668">
          <w:t xml:space="preserve"> </w:t>
        </w:r>
        <w:r w:rsidR="26047668">
          <w:t>sloj</w:t>
        </w:r>
        <w:r w:rsidR="26047668">
          <w:t xml:space="preserve"> koji </w:t>
        </w:r>
        <w:r w:rsidR="26047668">
          <w:t>treba</w:t>
        </w:r>
        <w:r w:rsidR="26047668">
          <w:t xml:space="preserve"> da </w:t>
        </w:r>
        <w:r w:rsidR="26047668">
          <w:t>nagleda</w:t>
        </w:r>
        <w:r w:rsidR="26047668">
          <w:t xml:space="preserve"> </w:t>
        </w:r>
        <w:r w:rsidR="26047668">
          <w:t>sve</w:t>
        </w:r>
        <w:r w:rsidR="26047668">
          <w:t xml:space="preserve"> </w:t>
        </w:r>
        <w:r w:rsidR="26047668">
          <w:t>delove</w:t>
        </w:r>
        <w:r w:rsidR="26047668">
          <w:t xml:space="preserve"> </w:t>
        </w:r>
        <w:r w:rsidR="26047668">
          <w:t>uprave</w:t>
        </w:r>
        <w:r w:rsidR="26047668">
          <w:t xml:space="preserve">, </w:t>
        </w:r>
        <w:r w:rsidR="26047668">
          <w:t>podržava</w:t>
        </w:r>
        <w:r w:rsidR="26047668">
          <w:t xml:space="preserve"> </w:t>
        </w:r>
        <w:r w:rsidR="26047668">
          <w:t>o</w:t>
        </w:r>
      </w:ins>
      <w:ins w:author="Aleksa Bozinovic" w:date="2024-05-25T12:42:08.41Z" w:id="151833333">
        <w:r w:rsidR="26047668">
          <w:t>peracije</w:t>
        </w:r>
        <w:r w:rsidR="26047668">
          <w:t xml:space="preserve"> </w:t>
        </w:r>
        <w:r w:rsidR="26047668">
          <w:t>i</w:t>
        </w:r>
        <w:r w:rsidR="26047668">
          <w:t xml:space="preserve"> </w:t>
        </w:r>
        <w:r w:rsidR="26047668">
          <w:t>omogući</w:t>
        </w:r>
        <w:r w:rsidR="26047668">
          <w:t xml:space="preserve"> </w:t>
        </w:r>
        <w:r w:rsidR="26047668">
          <w:t>efektivnu</w:t>
        </w:r>
        <w:r w:rsidR="26047668">
          <w:t xml:space="preserve"> </w:t>
        </w:r>
        <w:r w:rsidR="26047668">
          <w:t>i</w:t>
        </w:r>
        <w:r w:rsidR="26047668">
          <w:t xml:space="preserve"> </w:t>
        </w:r>
        <w:r w:rsidR="26047668">
          <w:t>pouzdanu</w:t>
        </w:r>
        <w:r w:rsidR="26047668">
          <w:t xml:space="preserve"> </w:t>
        </w:r>
        <w:r w:rsidR="26047668">
          <w:t>uslugu</w:t>
        </w:r>
        <w:r w:rsidR="26047668">
          <w:t>.</w:t>
        </w:r>
      </w:ins>
    </w:p>
    <w:p w:rsidR="3A53499A" w:rsidP="0CFF99AD" w:rsidRDefault="3A53499A" w14:paraId="4DBB77B4" w14:textId="170DDAB2">
      <w:pPr>
        <w:pStyle w:val="Heading1"/>
        <w:bidi w:val="0"/>
        <w:rPr>
          <w:ins w:author="Aleksa Bozinovic" w:date="2024-05-25T12:44:59.121Z" w16du:dateUtc="2024-05-25T12:44:59.121Z" w:id="1307676034"/>
        </w:rPr>
        <w:pPrChange w:author="Aleksa Bozinovic" w:date="2024-05-25T12:43:54.595Z">
          <w:pPr>
            <w:pStyle w:val="Normal"/>
            <w:bidi w:val="0"/>
          </w:pPr>
        </w:pPrChange>
      </w:pPr>
      <w:bookmarkStart w:name="_Toc270159146" w:id="1699275361"/>
      <w:ins w:author="Aleksa Bozinovic" w:date="2024-05-25T12:44:55.086Z" w:id="1177394853">
        <w:r w:rsidR="3A53499A">
          <w:t>Electronic Identity</w:t>
        </w:r>
      </w:ins>
      <w:bookmarkEnd w:id="1699275361"/>
    </w:p>
    <w:p w:rsidR="3A53499A" w:rsidP="0CFF99AD" w:rsidRDefault="3A53499A" w14:paraId="6D2A88DA" w14:textId="05196246">
      <w:pPr>
        <w:pStyle w:val="Normal"/>
        <w:bidi w:val="0"/>
        <w:rPr>
          <w:ins w:author="Aleksa Bozinovic" w:date="2024-05-25T12:48:10.004Z" w16du:dateUtc="2024-05-25T12:48:10.004Z" w:id="25619421"/>
        </w:rPr>
        <w:pPrChange w:author="Aleksa Bozinovic" w:date="2024-05-25T12:45:45.521Z">
          <w:pPr>
            <w:pStyle w:val="Heading1"/>
            <w:bidi w:val="0"/>
          </w:pPr>
        </w:pPrChange>
      </w:pPr>
      <w:ins w:author="Aleksa Bozinovic" w:date="2024-05-25T12:44:27.766Z" w:id="607250184">
        <w:r w:rsidR="3A53499A">
          <w:t xml:space="preserve">E-ID (Electronic identity) je </w:t>
        </w:r>
        <w:r w:rsidR="3A53499A">
          <w:t>digitalni</w:t>
        </w:r>
        <w:r w:rsidR="3A53499A">
          <w:t xml:space="preserve"> </w:t>
        </w:r>
        <w:r w:rsidR="3A53499A">
          <w:t>ekvivalent</w:t>
        </w:r>
        <w:r w:rsidR="3A53499A">
          <w:t xml:space="preserve"> </w:t>
        </w:r>
        <w:r w:rsidR="3A53499A">
          <w:t>identifikacionih</w:t>
        </w:r>
        <w:r w:rsidR="3A53499A">
          <w:t xml:space="preserve"> </w:t>
        </w:r>
        <w:r w:rsidR="3A53499A">
          <w:t>dokumenata</w:t>
        </w:r>
        <w:r w:rsidR="3A53499A">
          <w:t xml:space="preserve">. </w:t>
        </w:r>
        <w:r w:rsidR="3A53499A">
          <w:t>Sadrži</w:t>
        </w:r>
        <w:r w:rsidR="3A53499A">
          <w:t xml:space="preserve"> </w:t>
        </w:r>
        <w:r w:rsidR="3A53499A">
          <w:t>verifikovane</w:t>
        </w:r>
        <w:r w:rsidR="3A53499A">
          <w:t xml:space="preserve"> </w:t>
        </w:r>
        <w:r w:rsidR="3A53499A">
          <w:t>podatke</w:t>
        </w:r>
        <w:r w:rsidR="3A53499A">
          <w:t xml:space="preserve"> o </w:t>
        </w:r>
        <w:r w:rsidR="3A53499A">
          <w:t>nekom</w:t>
        </w:r>
        <w:r w:rsidR="3A53499A">
          <w:t xml:space="preserve"> </w:t>
        </w:r>
        <w:r w:rsidR="3A53499A">
          <w:t>entitetu</w:t>
        </w:r>
        <w:r w:rsidR="3A53499A">
          <w:t xml:space="preserve"> </w:t>
        </w:r>
        <w:r w:rsidR="3A53499A">
          <w:t>i</w:t>
        </w:r>
        <w:r w:rsidR="3A53499A">
          <w:t xml:space="preserve"> </w:t>
        </w:r>
        <w:r w:rsidR="3A53499A">
          <w:t>omogućava</w:t>
        </w:r>
        <w:r w:rsidR="3A53499A">
          <w:t xml:space="preserve"> </w:t>
        </w:r>
      </w:ins>
      <w:ins w:author="Aleksa Bozinovic" w:date="2024-05-25T12:45:22.161Z" w:id="1483252963">
        <w:r w:rsidR="3A53499A">
          <w:t>sigurno</w:t>
        </w:r>
        <w:r w:rsidR="3A53499A">
          <w:t xml:space="preserve"> </w:t>
        </w:r>
        <w:r w:rsidR="3A53499A">
          <w:t>deljenje</w:t>
        </w:r>
        <w:r w:rsidR="3A53499A">
          <w:t xml:space="preserve"> </w:t>
        </w:r>
        <w:r w:rsidR="3A53499A">
          <w:t>identit</w:t>
        </w:r>
      </w:ins>
      <w:ins w:author="Aleksa Bozinovic" w:date="2024-05-25T12:49:00.038Z" w:id="677707866">
        <w:r w:rsidR="61DD666D">
          <w:t>a</w:t>
        </w:r>
      </w:ins>
      <w:ins w:author="Aleksa Bozinovic" w:date="2024-05-25T12:45:22.161Z" w:id="476139982">
        <w:r w:rsidR="3A53499A">
          <w:t xml:space="preserve"> </w:t>
        </w:r>
        <w:r w:rsidR="3A53499A">
          <w:t>onlajn</w:t>
        </w:r>
        <w:r w:rsidR="3A53499A">
          <w:t>.</w:t>
        </w:r>
      </w:ins>
      <w:ins w:author="Aleksa Bozinovic" w:date="2024-05-25T12:50:22.262Z" w:id="1767345461">
        <w:r w:rsidR="143950F9">
          <w:t xml:space="preserve"> </w:t>
        </w:r>
      </w:ins>
      <w:ins w:author="Aleksa Bozinovic" w:date="2024-05-25T12:45:22.161Z" w:id="2109138630">
        <w:r w:rsidR="3A53499A">
          <w:t xml:space="preserve">Uz </w:t>
        </w:r>
        <w:r w:rsidR="3A53499A">
          <w:t>pomoć</w:t>
        </w:r>
        <w:r w:rsidR="3A53499A">
          <w:t xml:space="preserve"> e-</w:t>
        </w:r>
      </w:ins>
      <w:ins w:author="Aleksa Bozinovic" w:date="2024-05-25T12:46:42.565Z" w:id="1444610762">
        <w:r w:rsidR="3A53499A">
          <w:t>ida</w:t>
        </w:r>
        <w:r w:rsidR="3A53499A">
          <w:t xml:space="preserve"> </w:t>
        </w:r>
        <w:r w:rsidR="3A53499A">
          <w:t>nema</w:t>
        </w:r>
        <w:r w:rsidR="3A53499A">
          <w:t xml:space="preserve"> </w:t>
        </w:r>
        <w:r w:rsidR="3A53499A">
          <w:t>više</w:t>
        </w:r>
        <w:r w:rsidR="3A53499A">
          <w:t xml:space="preserve"> </w:t>
        </w:r>
        <w:r w:rsidR="3A53499A">
          <w:t>popunjavanja</w:t>
        </w:r>
        <w:r w:rsidR="3A53499A">
          <w:t xml:space="preserve"> </w:t>
        </w:r>
        <w:r w:rsidR="3A53499A">
          <w:t>onlajn</w:t>
        </w:r>
        <w:r w:rsidR="3A53499A">
          <w:t xml:space="preserve"> </w:t>
        </w:r>
        <w:r w:rsidR="3A53499A">
          <w:t>formulara</w:t>
        </w:r>
        <w:r w:rsidR="3A53499A">
          <w:t xml:space="preserve"> </w:t>
        </w:r>
        <w:r w:rsidR="3A53499A">
          <w:t>i</w:t>
        </w:r>
        <w:r w:rsidR="3A53499A">
          <w:t xml:space="preserve"> </w:t>
        </w:r>
        <w:r w:rsidR="3A53499A">
          <w:t>skeniranje</w:t>
        </w:r>
        <w:r w:rsidR="3A53499A">
          <w:t xml:space="preserve"> </w:t>
        </w:r>
        <w:r w:rsidR="3A53499A">
          <w:t>dokumenata</w:t>
        </w:r>
        <w:r w:rsidR="3A53499A">
          <w:t xml:space="preserve">. </w:t>
        </w:r>
      </w:ins>
    </w:p>
    <w:p w:rsidR="3A53499A" w:rsidP="0CFF99AD" w:rsidRDefault="3A53499A" w14:paraId="424820F3" w14:textId="36E95438">
      <w:pPr>
        <w:pStyle w:val="Normal"/>
        <w:bidi w:val="0"/>
        <w:rPr>
          <w:ins w:author="Aleksa Bozinovic" w:date="2024-05-25T12:46:45.37Z" w16du:dateUtc="2024-05-25T12:46:45.37Z" w:id="529650262"/>
        </w:rPr>
      </w:pPr>
      <w:ins w:author="Aleksa Bozinovic" w:date="2024-05-25T12:46:42.565Z" w:id="784322858">
        <w:r w:rsidR="3A53499A">
          <w:t>Uvodi</w:t>
        </w:r>
        <w:r w:rsidR="3A53499A">
          <w:t xml:space="preserve"> se </w:t>
        </w:r>
        <w:r w:rsidR="3A53499A">
          <w:t>visok</w:t>
        </w:r>
        <w:r w:rsidR="3A53499A">
          <w:t xml:space="preserve"> </w:t>
        </w:r>
        <w:r w:rsidR="3A53499A">
          <w:t>nivo</w:t>
        </w:r>
        <w:r w:rsidR="3A53499A">
          <w:t xml:space="preserve"> </w:t>
        </w:r>
        <w:r w:rsidR="3A53499A">
          <w:t>sigurnosti</w:t>
        </w:r>
        <w:r w:rsidR="3A53499A">
          <w:t xml:space="preserve"> </w:t>
        </w:r>
        <w:r w:rsidR="3A53499A">
          <w:t>uz</w:t>
        </w:r>
        <w:r w:rsidR="3A53499A">
          <w:t xml:space="preserve"> </w:t>
        </w:r>
        <w:r w:rsidR="3A53499A">
          <w:t>pomoć</w:t>
        </w:r>
        <w:r w:rsidR="3A53499A">
          <w:t xml:space="preserve"> </w:t>
        </w:r>
        <w:r w:rsidR="3A53499A">
          <w:t>standarda</w:t>
        </w:r>
        <w:r w:rsidR="3A53499A">
          <w:t xml:space="preserve">. U </w:t>
        </w:r>
        <w:r w:rsidR="3A53499A">
          <w:t>Evropskoj</w:t>
        </w:r>
        <w:r w:rsidR="3A53499A">
          <w:t xml:space="preserve"> </w:t>
        </w:r>
        <w:r w:rsidR="3A53499A">
          <w:t>Uniji</w:t>
        </w:r>
        <w:r w:rsidR="3A53499A">
          <w:t xml:space="preserve"> se </w:t>
        </w:r>
        <w:r w:rsidR="3A53499A">
          <w:t>koristi</w:t>
        </w:r>
        <w:r w:rsidR="3A53499A">
          <w:t xml:space="preserve"> </w:t>
        </w:r>
        <w:r w:rsidR="3A53499A">
          <w:t>eIDAS</w:t>
        </w:r>
        <w:r w:rsidR="3A53499A">
          <w:t xml:space="preserve"> 2.0</w:t>
        </w:r>
      </w:ins>
      <w:ins w:author="Aleksa Bozinovic" w:date="2024-05-25T12:48:17.901Z" w:id="1179951249">
        <w:r w:rsidR="299F17A0">
          <w:t xml:space="preserve"> standard</w:t>
        </w:r>
      </w:ins>
      <w:ins w:author="Aleksa Bozinovic" w:date="2024-05-25T12:46:42.565Z" w:id="875135556">
        <w:r w:rsidR="3A53499A">
          <w:t>.</w:t>
        </w:r>
      </w:ins>
    </w:p>
    <w:p w:rsidR="379D13FD" w:rsidP="0CFF99AD" w:rsidRDefault="379D13FD" w14:paraId="32C6EEDF" w14:textId="61D2E60B">
      <w:pPr>
        <w:pStyle w:val="Normal"/>
        <w:bidi w:val="0"/>
        <w:jc w:val="center"/>
        <w:rPr>
          <w:ins w:author="Aleksa Bozinovic" w:date="2024-05-25T12:48:27.716Z" w16du:dateUtc="2024-05-25T12:48:27.716Z" w:id="326695428"/>
        </w:rPr>
        <w:pPrChange w:author="Aleksa Bozinovic" w:date="2024-05-25T12:47:21.471Z">
          <w:pPr>
            <w:pStyle w:val="Normal"/>
            <w:bidi w:val="0"/>
          </w:pPr>
        </w:pPrChange>
      </w:pPr>
      <w:ins w:author="Aleksa Bozinovic" w:date="2024-05-25T12:46:58.777Z" w:id="553888713">
        <w:r w:rsidR="379D13FD">
          <w:drawing>
            <wp:inline wp14:editId="2327A221" wp14:anchorId="34AF921D">
              <wp:extent cx="4145614" cy="2883328"/>
              <wp:effectExtent l="0" t="0" r="0" b="0"/>
              <wp:docPr id="1431815484" name="" descr="eIDAS 2.0" title="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"/>
                      <pic:cNvPicPr/>
                    </pic:nvPicPr>
                    <pic:blipFill>
                      <a:blip r:embed="Ra01db8d32a284858">
                        <a:extLst>
                          <a:ext xmlns:a="http://schemas.openxmlformats.org/drawingml/2006/main" uri="{28A0092B-C50C-407E-A947-70E740481C1C}">
                            <a14:useLocalDpi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45614" cy="2883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2B4C342A" w:rsidP="0CFF99AD" w:rsidRDefault="2B4C342A" w14:paraId="4717DF1B" w14:textId="2E3CA1BE">
      <w:pPr>
        <w:pStyle w:val="Normal"/>
        <w:bidi w:val="0"/>
        <w:jc w:val="left"/>
        <w:rPr>
          <w:ins w:author="Aleksa Bozinovic" w:date="2024-05-25T12:48:29.511Z" w16du:dateUtc="2024-05-25T12:48:29.511Z" w:id="1927651482"/>
        </w:rPr>
        <w:pPrChange w:author="Aleksa Bozinovic" w:date="2024-05-25T14:51:09.842Z">
          <w:pPr>
            <w:pStyle w:val="Normal"/>
            <w:bidi w:val="0"/>
            <w:jc w:val="center"/>
          </w:pPr>
        </w:pPrChange>
      </w:pPr>
      <w:ins w:author="Aleksa Bozinovic" w:date="2024-05-25T14:51:49.961Z" w:id="806275203">
        <w:r w:rsidR="2B4C342A">
          <w:t xml:space="preserve">Danas same </w:t>
        </w:r>
        <w:r w:rsidR="2B4C342A">
          <w:t>lične</w:t>
        </w:r>
        <w:r w:rsidR="2B4C342A">
          <w:t xml:space="preserve"> </w:t>
        </w:r>
        <w:r w:rsidR="2B4C342A">
          <w:t>karte</w:t>
        </w:r>
        <w:r w:rsidR="2B4C342A">
          <w:t xml:space="preserve"> </w:t>
        </w:r>
        <w:r w:rsidR="2B4C342A">
          <w:t>implementiraju</w:t>
        </w:r>
        <w:r w:rsidR="2B4C342A">
          <w:t xml:space="preserve"> E-ID u </w:t>
        </w:r>
        <w:r w:rsidR="2B4C342A">
          <w:t>vidu</w:t>
        </w:r>
        <w:r w:rsidR="2B4C342A">
          <w:t xml:space="preserve"> RFID </w:t>
        </w:r>
        <w:r w:rsidR="2B4C342A">
          <w:t>mikročipa</w:t>
        </w:r>
        <w:r w:rsidR="2B4C342A">
          <w:t xml:space="preserve">. </w:t>
        </w:r>
        <w:r w:rsidR="2B4C342A">
          <w:t>Mogu</w:t>
        </w:r>
        <w:r w:rsidR="2B4C342A">
          <w:t xml:space="preserve"> se </w:t>
        </w:r>
        <w:r w:rsidR="2B4C342A">
          <w:t>koristiti</w:t>
        </w:r>
        <w:r w:rsidR="2B4C342A">
          <w:t xml:space="preserve"> za </w:t>
        </w:r>
        <w:r w:rsidR="2B4C342A">
          <w:t>onlajn</w:t>
        </w:r>
        <w:r w:rsidR="2B4C342A">
          <w:t xml:space="preserve"> </w:t>
        </w:r>
        <w:r w:rsidR="2B4C342A">
          <w:t>i</w:t>
        </w:r>
        <w:r w:rsidR="2B4C342A">
          <w:t xml:space="preserve"> </w:t>
        </w:r>
        <w:r w:rsidR="2B4C342A">
          <w:t>oflajn</w:t>
        </w:r>
        <w:r w:rsidR="2B4C342A">
          <w:t xml:space="preserve"> </w:t>
        </w:r>
        <w:r w:rsidR="2B4C342A">
          <w:t>identifikaciju</w:t>
        </w:r>
        <w:r w:rsidR="2B4C342A">
          <w:t xml:space="preserve"> </w:t>
        </w:r>
        <w:r w:rsidR="2B4C342A">
          <w:t>i</w:t>
        </w:r>
        <w:r w:rsidR="2B4C342A">
          <w:t xml:space="preserve"> </w:t>
        </w:r>
        <w:r w:rsidR="2B4C342A">
          <w:t>autorizaciju</w:t>
        </w:r>
        <w:r w:rsidR="2B4C342A">
          <w:t xml:space="preserve">. </w:t>
        </w:r>
        <w:r w:rsidR="2B4C342A">
          <w:t>Veličine</w:t>
        </w:r>
        <w:r w:rsidR="2B4C342A">
          <w:t xml:space="preserve"> </w:t>
        </w:r>
        <w:r w:rsidR="2B4C342A">
          <w:t>su</w:t>
        </w:r>
        <w:r w:rsidR="2B4C342A">
          <w:t xml:space="preserve"> </w:t>
        </w:r>
        <w:r w:rsidR="2B4C342A">
          <w:t>standardne</w:t>
        </w:r>
        <w:r w:rsidR="2B4C342A">
          <w:t xml:space="preserve"> </w:t>
        </w:r>
        <w:r w:rsidR="2B4C342A">
          <w:t>bankovske</w:t>
        </w:r>
        <w:r w:rsidR="2B4C342A">
          <w:t xml:space="preserve"> </w:t>
        </w:r>
        <w:r w:rsidR="2B4C342A">
          <w:t>kartice</w:t>
        </w:r>
        <w:r w:rsidR="2B4C342A">
          <w:t xml:space="preserve"> </w:t>
        </w:r>
        <w:r w:rsidR="2B4C342A">
          <w:t>i</w:t>
        </w:r>
        <w:r w:rsidR="2B4C342A">
          <w:t xml:space="preserve"> </w:t>
        </w:r>
        <w:r w:rsidR="2B4C342A">
          <w:t>podaci</w:t>
        </w:r>
        <w:r w:rsidR="2B4C342A">
          <w:t xml:space="preserve"> </w:t>
        </w:r>
        <w:r w:rsidR="2B4C342A">
          <w:t>kao</w:t>
        </w:r>
        <w:r w:rsidR="2B4C342A">
          <w:t xml:space="preserve"> </w:t>
        </w:r>
        <w:r w:rsidR="2B4C342A">
          <w:t>što</w:t>
        </w:r>
        <w:r w:rsidR="2B4C342A">
          <w:t xml:space="preserve"> </w:t>
        </w:r>
        <w:r w:rsidR="2B4C342A">
          <w:t>su</w:t>
        </w:r>
        <w:r w:rsidR="2B4C342A">
          <w:t xml:space="preserve"> </w:t>
        </w:r>
        <w:r w:rsidR="2B4C342A">
          <w:t>slika</w:t>
        </w:r>
        <w:r w:rsidR="2B4C342A">
          <w:t xml:space="preserve"> </w:t>
        </w:r>
        <w:r w:rsidR="2B4C342A">
          <w:t>i</w:t>
        </w:r>
        <w:r w:rsidR="2B4C342A">
          <w:t xml:space="preserve"> </w:t>
        </w:r>
        <w:r w:rsidR="2B4C342A">
          <w:t>lični</w:t>
        </w:r>
        <w:r w:rsidR="2B4C342A">
          <w:t xml:space="preserve"> </w:t>
        </w:r>
        <w:r w:rsidR="2B4C342A">
          <w:t>detalji</w:t>
        </w:r>
        <w:r w:rsidR="2B4C342A">
          <w:t xml:space="preserve"> se </w:t>
        </w:r>
        <w:r w:rsidR="2B4C342A">
          <w:t>nalaze</w:t>
        </w:r>
        <w:r w:rsidR="2B4C342A">
          <w:t xml:space="preserve"> </w:t>
        </w:r>
        <w:r w:rsidR="2B4C342A">
          <w:t>na</w:t>
        </w:r>
        <w:r w:rsidR="2B4C342A">
          <w:t xml:space="preserve"> samoj kartici, ali i u mikročipu.</w:t>
        </w:r>
      </w:ins>
    </w:p>
    <w:p w:rsidR="01BA022D" w:rsidP="0CFF99AD" w:rsidRDefault="01BA022D" w14:paraId="2D39DF54" w14:textId="77A47992">
      <w:pPr>
        <w:pStyle w:val="Normal"/>
        <w:bidi w:val="0"/>
        <w:jc w:val="left"/>
        <w:rPr>
          <w:ins w:author="Aleksa Bozinovic" w:date="2024-05-25T12:49:42.463Z" w16du:dateUtc="2024-05-25T12:49:42.463Z" w:id="1602629796"/>
        </w:rPr>
        <w:pPrChange w:author="Aleksa Bozinovic" w:date="2024-05-25T12:48:31.476Z">
          <w:pPr>
            <w:pStyle w:val="Normal"/>
            <w:bidi w:val="0"/>
            <w:jc w:val="center"/>
          </w:pPr>
        </w:pPrChange>
      </w:pPr>
      <w:ins w:author="Aleksa Bozinovic" w:date="2024-05-25T12:48:43.907Z" w:id="232779874">
        <w:r w:rsidR="01BA022D">
          <w:t xml:space="preserve">Na </w:t>
        </w:r>
        <w:r w:rsidR="01BA022D">
          <w:t>početku</w:t>
        </w:r>
        <w:r w:rsidR="01BA022D">
          <w:t xml:space="preserve"> </w:t>
        </w:r>
      </w:ins>
      <w:ins w:author="Aleksa Bozinovic" w:date="2024-05-25T12:49:41.237Z" w:id="908499999">
        <w:r w:rsidR="46FACC7E">
          <w:t>su</w:t>
        </w:r>
        <w:r w:rsidR="46FACC7E">
          <w:t xml:space="preserve"> e-id </w:t>
        </w:r>
        <w:r w:rsidR="46FACC7E">
          <w:t>koristile</w:t>
        </w:r>
        <w:r w:rsidR="46FACC7E">
          <w:t xml:space="preserve"> </w:t>
        </w:r>
        <w:r w:rsidR="46FACC7E">
          <w:t>samo</w:t>
        </w:r>
        <w:r w:rsidR="46FACC7E">
          <w:t xml:space="preserve"> </w:t>
        </w:r>
        <w:r w:rsidR="46FACC7E">
          <w:t>vlade</w:t>
        </w:r>
        <w:r w:rsidR="46FACC7E">
          <w:t xml:space="preserve"> </w:t>
        </w:r>
        <w:r w:rsidR="46FACC7E">
          <w:t>radi</w:t>
        </w:r>
        <w:r w:rsidR="46FACC7E">
          <w:t xml:space="preserve"> </w:t>
        </w:r>
        <w:r w:rsidR="46FACC7E">
          <w:t>olakšanja</w:t>
        </w:r>
        <w:r w:rsidR="46FACC7E">
          <w:t xml:space="preserve"> </w:t>
        </w:r>
        <w:r w:rsidR="46FACC7E">
          <w:t>pristupa</w:t>
        </w:r>
        <w:r w:rsidR="46FACC7E">
          <w:t xml:space="preserve"> </w:t>
        </w:r>
        <w:r w:rsidR="46FACC7E">
          <w:t>njihovim</w:t>
        </w:r>
        <w:r w:rsidR="46FACC7E">
          <w:t xml:space="preserve"> </w:t>
        </w:r>
        <w:r w:rsidR="46FACC7E">
          <w:t>digitalnim</w:t>
        </w:r>
        <w:r w:rsidR="46FACC7E">
          <w:t xml:space="preserve"> </w:t>
        </w:r>
        <w:r w:rsidR="46FACC7E">
          <w:t>uslugama</w:t>
        </w:r>
        <w:r w:rsidR="46FACC7E">
          <w:t xml:space="preserve">. Danas </w:t>
        </w:r>
        <w:r w:rsidR="46FACC7E">
          <w:t>ih</w:t>
        </w:r>
        <w:r w:rsidR="46FACC7E">
          <w:t xml:space="preserve"> </w:t>
        </w:r>
        <w:r w:rsidR="46FACC7E">
          <w:t>koriste</w:t>
        </w:r>
        <w:r w:rsidR="46FACC7E">
          <w:t xml:space="preserve"> </w:t>
        </w:r>
        <w:r w:rsidR="46FACC7E">
          <w:t>različiti</w:t>
        </w:r>
        <w:r w:rsidR="46FACC7E">
          <w:t xml:space="preserve"> </w:t>
        </w:r>
        <w:r w:rsidR="46FACC7E">
          <w:t>entiteti</w:t>
        </w:r>
        <w:r w:rsidR="46FACC7E">
          <w:t xml:space="preserve">, </w:t>
        </w:r>
        <w:r w:rsidR="46FACC7E">
          <w:t>posebno</w:t>
        </w:r>
        <w:r w:rsidR="46FACC7E">
          <w:t xml:space="preserve"> </w:t>
        </w:r>
        <w:r w:rsidR="46FACC7E">
          <w:t>finansijske</w:t>
        </w:r>
        <w:r w:rsidR="46FACC7E">
          <w:t xml:space="preserve"> </w:t>
        </w:r>
        <w:r w:rsidR="46FACC7E">
          <w:t>institucije</w:t>
        </w:r>
        <w:r w:rsidR="46FACC7E">
          <w:t>.</w:t>
        </w:r>
      </w:ins>
    </w:p>
    <w:p w:rsidR="46FACC7E" w:rsidP="0CFF99AD" w:rsidRDefault="46FACC7E" w14:paraId="3AD9DB47" w14:textId="63048855">
      <w:pPr>
        <w:pStyle w:val="Normal"/>
        <w:bidi w:val="0"/>
        <w:jc w:val="left"/>
        <w:rPr>
          <w:ins w:author="Aleksa Bozinovic" w:date="2024-05-25T12:50:01.374Z" w16du:dateUtc="2024-05-25T12:50:01.374Z" w:id="1140832817"/>
        </w:rPr>
      </w:pPr>
      <w:ins w:author="Aleksa Bozinovic" w:date="2024-05-25T12:49:56.074Z" w:id="1764460088">
        <w:r w:rsidR="46FACC7E">
          <w:t>Ključna</w:t>
        </w:r>
        <w:r w:rsidR="46FACC7E">
          <w:t xml:space="preserve"> </w:t>
        </w:r>
        <w:r w:rsidR="46FACC7E">
          <w:t>su</w:t>
        </w:r>
        <w:r w:rsidR="46FACC7E">
          <w:t xml:space="preserve"> </w:t>
        </w:r>
        <w:r w:rsidR="46FACC7E">
          <w:t>komponenta</w:t>
        </w:r>
        <w:r w:rsidR="46FACC7E">
          <w:t xml:space="preserve"> </w:t>
        </w:r>
        <w:r w:rsidR="46FACC7E">
          <w:t>digitalne</w:t>
        </w:r>
        <w:r w:rsidR="46FACC7E">
          <w:t xml:space="preserve"> </w:t>
        </w:r>
        <w:r w:rsidR="46FACC7E">
          <w:t>transformacije</w:t>
        </w:r>
        <w:r w:rsidR="46FACC7E">
          <w:t xml:space="preserve"> </w:t>
        </w:r>
        <w:r w:rsidR="46FACC7E">
          <w:t>i</w:t>
        </w:r>
        <w:r w:rsidR="46FACC7E">
          <w:t xml:space="preserve"> </w:t>
        </w:r>
        <w:r w:rsidR="46FACC7E">
          <w:t>osnova</w:t>
        </w:r>
        <w:r w:rsidR="46FACC7E">
          <w:t xml:space="preserve"> </w:t>
        </w:r>
        <w:r w:rsidR="46FACC7E">
          <w:t>su</w:t>
        </w:r>
        <w:r w:rsidR="46FACC7E">
          <w:t xml:space="preserve"> </w:t>
        </w:r>
        <w:r w:rsidR="46FACC7E">
          <w:t>pouzdane</w:t>
        </w:r>
        <w:r w:rsidR="46FACC7E">
          <w:t xml:space="preserve"> </w:t>
        </w:r>
        <w:r w:rsidR="46FACC7E">
          <w:t>digitalne</w:t>
        </w:r>
        <w:r w:rsidR="46FACC7E">
          <w:t xml:space="preserve"> trgovine</w:t>
        </w:r>
      </w:ins>
      <w:ins w:author="Aleksa Bozinovic" w:date="2024-05-25T12:50:01.045Z" w:id="1754266034">
        <w:r w:rsidR="46FACC7E">
          <w:t>.</w:t>
        </w:r>
      </w:ins>
    </w:p>
    <w:p w:rsidR="46FACC7E" w:rsidP="0CFF99AD" w:rsidRDefault="46FACC7E" w14:paraId="7015DAAB" w14:textId="3FF4A460">
      <w:pPr>
        <w:pStyle w:val="Normal"/>
        <w:bidi w:val="0"/>
        <w:jc w:val="left"/>
        <w:rPr>
          <w:ins w:author="Aleksa Bozinovic" w:date="2024-05-25T12:51:06.433Z" w16du:dateUtc="2024-05-25T12:51:06.433Z" w:id="830432053"/>
        </w:rPr>
      </w:pPr>
      <w:ins w:author="Aleksa Bozinovic" w:date="2024-05-25T12:50:10.618Z" w:id="1014263028">
        <w:r w:rsidR="46FACC7E">
          <w:t xml:space="preserve">Srbija </w:t>
        </w:r>
        <w:r w:rsidR="46FACC7E">
          <w:t>takođe</w:t>
        </w:r>
        <w:r w:rsidR="46FACC7E">
          <w:t xml:space="preserve"> </w:t>
        </w:r>
        <w:r w:rsidR="46FACC7E">
          <w:t>koristi</w:t>
        </w:r>
        <w:r w:rsidR="46FACC7E">
          <w:t xml:space="preserve"> e-id, pod </w:t>
        </w:r>
        <w:r w:rsidR="46FACC7E">
          <w:t>nazivom</w:t>
        </w:r>
        <w:r w:rsidR="46FACC7E">
          <w:t xml:space="preserve"> e-</w:t>
        </w:r>
        <w:r w:rsidR="46FACC7E">
          <w:t>Građanin</w:t>
        </w:r>
        <w:r w:rsidR="46FACC7E">
          <w:t>.</w:t>
        </w:r>
      </w:ins>
    </w:p>
    <w:p w:rsidR="52DE362A" w:rsidP="0CFF99AD" w:rsidRDefault="52DE362A" w14:paraId="2C454240" w14:textId="74FBEF00">
      <w:pPr>
        <w:pStyle w:val="Heading1"/>
        <w:bidi w:val="0"/>
        <w:rPr>
          <w:ins w:author="Aleksa Bozinovic" w:date="2024-05-25T12:51:44.677Z" w16du:dateUtc="2024-05-25T12:51:44.677Z" w:id="1818286901"/>
        </w:rPr>
        <w:pPrChange w:author="Aleksa Bozinovic" w:date="2024-05-25T12:51:42.016Z">
          <w:pPr>
            <w:pStyle w:val="Normal"/>
            <w:bidi w:val="0"/>
            <w:jc w:val="left"/>
          </w:pPr>
        </w:pPrChange>
      </w:pPr>
      <w:bookmarkStart w:name="_Toc89189088" w:id="1361171298"/>
      <w:ins w:author="Aleksa Bozinovic" w:date="2024-05-25T12:51:44.433Z" w:id="1739069252">
        <w:r w:rsidR="52DE362A">
          <w:t>Portal e-</w:t>
        </w:r>
        <w:r w:rsidR="52DE362A">
          <w:t>uprave</w:t>
        </w:r>
      </w:ins>
      <w:bookmarkEnd w:id="1361171298"/>
    </w:p>
    <w:p w:rsidR="52DE362A" w:rsidP="0CFF99AD" w:rsidRDefault="52DE362A" w14:paraId="199CD522" w14:textId="38361E65">
      <w:pPr>
        <w:pStyle w:val="Normal"/>
        <w:bidi w:val="0"/>
        <w:rPr>
          <w:ins w:author="Aleksa Bozinovic" w:date="2024-05-25T12:52:09.269Z" w16du:dateUtc="2024-05-25T12:52:09.269Z" w:id="778290100"/>
        </w:rPr>
        <w:pPrChange w:author="Aleksa Bozinovic" w:date="2024-05-25T12:51:44.678Z">
          <w:pPr>
            <w:pStyle w:val="Heading1"/>
            <w:bidi w:val="0"/>
          </w:pPr>
        </w:pPrChange>
      </w:pPr>
      <w:ins w:author="Aleksa Bozinovic" w:date="2024-05-25T12:51:59.282Z" w:id="1571464363">
        <w:r w:rsidR="52DE362A">
          <w:t xml:space="preserve">Za </w:t>
        </w:r>
        <w:r w:rsidR="52DE362A">
          <w:t>jednostavnim</w:t>
        </w:r>
        <w:r w:rsidR="52DE362A">
          <w:t xml:space="preserve"> </w:t>
        </w:r>
        <w:r w:rsidR="52DE362A">
          <w:t>i</w:t>
        </w:r>
        <w:r w:rsidR="52DE362A">
          <w:t xml:space="preserve"> </w:t>
        </w:r>
        <w:r w:rsidR="52DE362A">
          <w:t>centralizovan</w:t>
        </w:r>
        <w:r w:rsidR="52DE362A">
          <w:t xml:space="preserve"> </w:t>
        </w:r>
        <w:r w:rsidR="52DE362A">
          <w:t>pristup</w:t>
        </w:r>
        <w:r w:rsidR="52DE362A">
          <w:t xml:space="preserve"> </w:t>
        </w:r>
        <w:r w:rsidR="52DE362A">
          <w:t>svim</w:t>
        </w:r>
        <w:r w:rsidR="52DE362A">
          <w:t xml:space="preserve"> </w:t>
        </w:r>
        <w:r w:rsidR="52DE362A">
          <w:t>digitalnim</w:t>
        </w:r>
        <w:r w:rsidR="52DE362A">
          <w:t xml:space="preserve"> </w:t>
        </w:r>
        <w:r w:rsidR="52DE362A">
          <w:t>servisima</w:t>
        </w:r>
        <w:r w:rsidR="52DE362A">
          <w:t xml:space="preserve"> </w:t>
        </w:r>
        <w:r w:rsidR="52DE362A">
          <w:t>jedne</w:t>
        </w:r>
        <w:r w:rsidR="52DE362A">
          <w:t xml:space="preserve"> </w:t>
        </w:r>
        <w:r w:rsidR="52DE362A">
          <w:t>države</w:t>
        </w:r>
        <w:r w:rsidR="52DE362A">
          <w:t xml:space="preserve"> </w:t>
        </w:r>
      </w:ins>
      <w:ins w:author="Aleksa Bozinovic" w:date="2024-05-25T12:52:09.067Z" w:id="2044114851">
        <w:r w:rsidR="52DE362A">
          <w:t>potrebno</w:t>
        </w:r>
        <w:r w:rsidR="52DE362A">
          <w:t xml:space="preserve"> je </w:t>
        </w:r>
        <w:r w:rsidR="52DE362A">
          <w:t>postojanje</w:t>
        </w:r>
        <w:r w:rsidR="52DE362A">
          <w:t xml:space="preserve"> </w:t>
        </w:r>
        <w:r w:rsidR="52DE362A">
          <w:t>adaptivnog</w:t>
        </w:r>
        <w:r w:rsidR="52DE362A">
          <w:t xml:space="preserve"> internet portala.</w:t>
        </w:r>
      </w:ins>
    </w:p>
    <w:p w:rsidR="52DE362A" w:rsidP="0CFF99AD" w:rsidRDefault="52DE362A" w14:paraId="6F37A5D6" w14:textId="71FC7F58">
      <w:pPr>
        <w:pStyle w:val="Normal"/>
        <w:bidi w:val="0"/>
        <w:rPr>
          <w:ins w:author="Aleksa Bozinovic" w:date="2024-05-25T12:52:53.765Z" w16du:dateUtc="2024-05-25T12:52:53.765Z" w:id="1867587543"/>
        </w:rPr>
      </w:pPr>
      <w:ins w:author="Aleksa Bozinovic" w:date="2024-05-25T12:52:52.362Z" w:id="200597251">
        <w:r w:rsidR="52DE362A">
          <w:t xml:space="preserve">Portal </w:t>
        </w:r>
        <w:r w:rsidR="52DE362A">
          <w:t>treba</w:t>
        </w:r>
        <w:r w:rsidR="52DE362A">
          <w:t xml:space="preserve"> da </w:t>
        </w:r>
        <w:r w:rsidR="52DE362A">
          <w:t>bude</w:t>
        </w:r>
        <w:r w:rsidR="52DE362A">
          <w:t xml:space="preserve"> </w:t>
        </w:r>
        <w:r w:rsidR="52DE362A">
          <w:t>dostupan</w:t>
        </w:r>
        <w:r w:rsidR="52DE362A">
          <w:t xml:space="preserve"> </w:t>
        </w:r>
        <w:r w:rsidR="52DE362A">
          <w:t>putem</w:t>
        </w:r>
        <w:r w:rsidR="52DE362A">
          <w:t xml:space="preserve"> </w:t>
        </w:r>
        <w:r w:rsidR="52DE362A">
          <w:t>veba</w:t>
        </w:r>
        <w:r w:rsidR="52DE362A">
          <w:t xml:space="preserve">, </w:t>
        </w:r>
        <w:r w:rsidR="52DE362A">
          <w:t>mobilnih</w:t>
        </w:r>
        <w:r w:rsidR="52DE362A">
          <w:t xml:space="preserve"> </w:t>
        </w:r>
        <w:r w:rsidR="52DE362A">
          <w:t>uređaja</w:t>
        </w:r>
        <w:r w:rsidR="52DE362A">
          <w:t xml:space="preserve"> </w:t>
        </w:r>
        <w:r w:rsidR="52DE362A">
          <w:t>kao</w:t>
        </w:r>
        <w:r w:rsidR="52DE362A">
          <w:t xml:space="preserve"> </w:t>
        </w:r>
        <w:r w:rsidR="52DE362A">
          <w:t>i</w:t>
        </w:r>
        <w:r w:rsidR="52DE362A">
          <w:t xml:space="preserve"> </w:t>
        </w:r>
        <w:r w:rsidR="52DE362A">
          <w:t>drugih</w:t>
        </w:r>
        <w:r w:rsidR="52DE362A">
          <w:t xml:space="preserve"> </w:t>
        </w:r>
        <w:r w:rsidR="52DE362A">
          <w:t>digitalnih</w:t>
        </w:r>
        <w:r w:rsidR="52DE362A">
          <w:t xml:space="preserve"> </w:t>
        </w:r>
        <w:r w:rsidR="52DE362A">
          <w:t>uređaja</w:t>
        </w:r>
        <w:r w:rsidR="52DE362A">
          <w:t>.</w:t>
        </w:r>
      </w:ins>
    </w:p>
    <w:p w:rsidR="52DE362A" w:rsidP="0CFF99AD" w:rsidRDefault="52DE362A" w14:paraId="2838265B" w14:textId="1106F994">
      <w:pPr>
        <w:pStyle w:val="Normal"/>
        <w:bidi w:val="0"/>
        <w:rPr>
          <w:ins w:author="Aleksa Bozinovic" w:date="2024-05-25T12:45:23.858Z" w16du:dateUtc="2024-05-25T12:45:23.858Z" w:id="1441645624"/>
        </w:rPr>
      </w:pPr>
      <w:ins w:author="Aleksa Bozinovic" w:date="2024-05-25T12:52:59.842Z" w:id="1902465302">
        <w:r w:rsidR="52DE362A">
          <w:t xml:space="preserve">Mora </w:t>
        </w:r>
        <w:r w:rsidR="52DE362A">
          <w:t>implementirati</w:t>
        </w:r>
        <w:r w:rsidR="52DE362A">
          <w:t xml:space="preserve"> </w:t>
        </w:r>
        <w:r w:rsidR="52DE362A">
          <w:t>prethodno</w:t>
        </w:r>
        <w:r w:rsidR="52DE362A">
          <w:t xml:space="preserve"> </w:t>
        </w:r>
        <w:r w:rsidR="52DE362A">
          <w:t>nave</w:t>
        </w:r>
      </w:ins>
      <w:ins w:author="Aleksa Bozinovic" w:date="2024-05-25T12:53:16.561Z" w:id="387272586">
        <w:r w:rsidR="52DE362A">
          <w:t>deni</w:t>
        </w:r>
        <w:r w:rsidR="52DE362A">
          <w:t xml:space="preserve"> e-id, </w:t>
        </w:r>
        <w:r w:rsidR="52DE362A">
          <w:t>radi</w:t>
        </w:r>
        <w:r w:rsidR="52DE362A">
          <w:t xml:space="preserve"> </w:t>
        </w:r>
        <w:r w:rsidR="52DE362A">
          <w:t>sigurnosti</w:t>
        </w:r>
        <w:r w:rsidR="52DE362A">
          <w:t xml:space="preserve"> </w:t>
        </w:r>
        <w:r w:rsidR="52DE362A">
          <w:t>dvosmerne</w:t>
        </w:r>
        <w:r w:rsidR="52DE362A">
          <w:t xml:space="preserve"> </w:t>
        </w:r>
        <w:r w:rsidR="52DE362A">
          <w:t>interakcije</w:t>
        </w:r>
        <w:r w:rsidR="52DE362A">
          <w:t xml:space="preserve"> i realizacije onlajn transkacija.</w:t>
        </w:r>
      </w:ins>
    </w:p>
    <w:p w:rsidR="52DE362A" w:rsidP="0CFF99AD" w:rsidRDefault="52DE362A" w14:paraId="2576917F" w14:textId="19250930">
      <w:pPr>
        <w:pStyle w:val="Normal"/>
        <w:bidi w:val="0"/>
        <w:rPr>
          <w:ins w:author="Aleksa Bozinovic" w:date="2024-05-25T12:55:22.257Z" w16du:dateUtc="2024-05-25T12:55:22.257Z" w:id="1178731480"/>
        </w:rPr>
      </w:pPr>
      <w:ins w:author="Aleksa Bozinovic" w:date="2024-05-25T12:53:47.488Z" w:id="1098130793">
        <w:r w:rsidR="52DE362A">
          <w:drawing>
            <wp:inline wp14:editId="12213F37" wp14:anchorId="419EE7FE">
              <wp:extent cx="5164666" cy="2905125"/>
              <wp:effectExtent l="0" t="0" r="0" b="0"/>
              <wp:docPr id="222593172" name="" title="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"/>
                      <pic:cNvPicPr/>
                    </pic:nvPicPr>
                    <pic:blipFill>
                      <a:blip r:embed="R612c8627b91c48c5">
                        <a:extLst>
                          <a:ext xmlns:a="http://schemas.openxmlformats.org/drawingml/2006/main" uri="{28A0092B-C50C-407E-A947-70E740481C1C}">
                            <a14:useLocalDpi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64666" cy="29051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240BC113" w:rsidP="0CFF99AD" w:rsidRDefault="240BC113" w14:paraId="48253393" w14:textId="4156832D">
      <w:pPr>
        <w:pStyle w:val="Heading1"/>
        <w:bidi w:val="0"/>
        <w:rPr>
          <w:ins w:author="Aleksa Bozinovic" w:date="2024-05-25T12:55:28.747Z" w16du:dateUtc="2024-05-25T12:55:28.747Z" w:id="1780886009"/>
        </w:rPr>
        <w:pPrChange w:author="Aleksa Bozinovic" w:date="2024-05-25T12:55:24.679Z">
          <w:pPr>
            <w:pStyle w:val="Normal"/>
            <w:bidi w:val="0"/>
          </w:pPr>
        </w:pPrChange>
      </w:pPr>
      <w:bookmarkStart w:name="_Toc418387609" w:id="1911670896"/>
      <w:ins w:author="Aleksa Bozinovic" w:date="2024-05-25T12:55:28.471Z" w:id="1932570659">
        <w:r w:rsidR="240BC113">
          <w:t>E-</w:t>
        </w:r>
        <w:r w:rsidR="240BC113">
          <w:t>Demokratija</w:t>
        </w:r>
      </w:ins>
      <w:bookmarkEnd w:id="1911670896"/>
    </w:p>
    <w:p w:rsidR="240BC113" w:rsidP="0CFF99AD" w:rsidRDefault="240BC113" w14:paraId="35DD27D8" w14:textId="0D3B5B32">
      <w:pPr>
        <w:pStyle w:val="Normal"/>
        <w:bidi w:val="0"/>
        <w:rPr>
          <w:ins w:author="Aleksa Bozinovic" w:date="2024-05-25T12:55:58.81Z" w16du:dateUtc="2024-05-25T12:55:58.81Z" w:id="2015877678"/>
        </w:rPr>
        <w:pPrChange w:author="Aleksa Bozinovic" w:date="2024-05-25T12:55:28.748Z">
          <w:pPr>
            <w:pStyle w:val="Heading1"/>
            <w:bidi w:val="0"/>
          </w:pPr>
        </w:pPrChange>
      </w:pPr>
      <w:ins w:author="Aleksa Bozinovic" w:date="2024-05-25T12:55:58.689Z" w:id="1468742867">
        <w:r w:rsidR="240BC113">
          <w:t xml:space="preserve">Ovo je </w:t>
        </w:r>
        <w:r w:rsidR="240BC113">
          <w:t>koncept</w:t>
        </w:r>
        <w:r w:rsidR="240BC113">
          <w:t xml:space="preserve"> koji se </w:t>
        </w:r>
        <w:r w:rsidR="240BC113">
          <w:t>odnosi</w:t>
        </w:r>
        <w:r w:rsidR="240BC113">
          <w:t xml:space="preserve"> </w:t>
        </w:r>
        <w:r w:rsidR="240BC113">
          <w:t>na</w:t>
        </w:r>
        <w:r w:rsidR="240BC113">
          <w:t xml:space="preserve"> </w:t>
        </w:r>
        <w:r w:rsidR="240BC113">
          <w:t>unapređenje</w:t>
        </w:r>
        <w:r w:rsidR="240BC113">
          <w:t xml:space="preserve"> </w:t>
        </w:r>
        <w:r w:rsidR="240BC113">
          <w:t>direktnog</w:t>
        </w:r>
        <w:r w:rsidR="240BC113">
          <w:t xml:space="preserve"> </w:t>
        </w:r>
        <w:r w:rsidR="240BC113">
          <w:t>političkog</w:t>
        </w:r>
        <w:r w:rsidR="240BC113">
          <w:t xml:space="preserve"> </w:t>
        </w:r>
        <w:r w:rsidR="240BC113">
          <w:t>učešća</w:t>
        </w:r>
        <w:r w:rsidR="240BC113">
          <w:t xml:space="preserve"> ljudi.</w:t>
        </w:r>
      </w:ins>
    </w:p>
    <w:p w:rsidR="240BC113" w:rsidP="0CFF99AD" w:rsidRDefault="240BC113" w14:paraId="4669E6C6" w14:textId="423E105A">
      <w:pPr>
        <w:pStyle w:val="Normal"/>
        <w:bidi w:val="0"/>
        <w:rPr>
          <w:ins w:author="Aleksa Bozinovic" w:date="2024-05-25T12:57:20.986Z" w16du:dateUtc="2024-05-25T12:57:20.986Z" w:id="626767699"/>
        </w:rPr>
      </w:pPr>
      <w:ins w:author="Aleksa Bozinovic" w:date="2024-05-25T12:56:59.942Z" w:id="1210600265">
        <w:r w:rsidR="240BC113">
          <w:t>Građani</w:t>
        </w:r>
        <w:r w:rsidR="240BC113">
          <w:t xml:space="preserve"> </w:t>
        </w:r>
        <w:r w:rsidR="240BC113">
          <w:t>stiču</w:t>
        </w:r>
        <w:r w:rsidR="240BC113">
          <w:t xml:space="preserve"> </w:t>
        </w:r>
        <w:r w:rsidR="240BC113">
          <w:t>mogućnost</w:t>
        </w:r>
        <w:r w:rsidR="240BC113">
          <w:t xml:space="preserve"> da se </w:t>
        </w:r>
        <w:r w:rsidR="240BC113">
          <w:t>detaljnije</w:t>
        </w:r>
        <w:r w:rsidR="240BC113">
          <w:t xml:space="preserve"> </w:t>
        </w:r>
        <w:r w:rsidR="240BC113">
          <w:t>upoznaju</w:t>
        </w:r>
        <w:r w:rsidR="240BC113">
          <w:t xml:space="preserve"> </w:t>
        </w:r>
        <w:r w:rsidR="240BC113">
          <w:t>sa</w:t>
        </w:r>
        <w:r w:rsidR="240BC113">
          <w:t xml:space="preserve"> </w:t>
        </w:r>
        <w:r w:rsidR="240BC113">
          <w:t>predlozima</w:t>
        </w:r>
        <w:r w:rsidR="240BC113">
          <w:t xml:space="preserve"> </w:t>
        </w:r>
        <w:r w:rsidR="240BC113">
          <w:t>zakona</w:t>
        </w:r>
        <w:r w:rsidR="240BC113">
          <w:t xml:space="preserve"> </w:t>
        </w:r>
        <w:r w:rsidR="240BC113">
          <w:t>i</w:t>
        </w:r>
        <w:r w:rsidR="240BC113">
          <w:t xml:space="preserve"> </w:t>
        </w:r>
        <w:r w:rsidR="240BC113">
          <w:t>odluka</w:t>
        </w:r>
        <w:r w:rsidR="240BC113">
          <w:t xml:space="preserve"> </w:t>
        </w:r>
        <w:r w:rsidR="240BC113">
          <w:t>na</w:t>
        </w:r>
        <w:r w:rsidR="240BC113">
          <w:t xml:space="preserve"> </w:t>
        </w:r>
        <w:r w:rsidR="240BC113">
          <w:t>lokalnom</w:t>
        </w:r>
        <w:r w:rsidR="240BC113">
          <w:t xml:space="preserve"> </w:t>
        </w:r>
        <w:r w:rsidR="240BC113">
          <w:t>i</w:t>
        </w:r>
        <w:r w:rsidR="240BC113">
          <w:t xml:space="preserve"> </w:t>
        </w:r>
        <w:r w:rsidR="240BC113">
          <w:t>republičkom</w:t>
        </w:r>
        <w:r w:rsidR="240BC113">
          <w:t xml:space="preserve"> </w:t>
        </w:r>
        <w:r w:rsidR="240BC113">
          <w:t>nivou</w:t>
        </w:r>
        <w:r w:rsidR="240BC113">
          <w:t xml:space="preserve">, da </w:t>
        </w:r>
        <w:r w:rsidR="240BC113">
          <w:t>učestvuju</w:t>
        </w:r>
        <w:r w:rsidR="240BC113">
          <w:t xml:space="preserve"> </w:t>
        </w:r>
        <w:r w:rsidR="240BC113">
          <w:t>na</w:t>
        </w:r>
        <w:r w:rsidR="240BC113">
          <w:t xml:space="preserve"> </w:t>
        </w:r>
        <w:r w:rsidR="240BC113">
          <w:t>javnim</w:t>
        </w:r>
        <w:r w:rsidR="240BC113">
          <w:t xml:space="preserve"> </w:t>
        </w:r>
        <w:r w:rsidR="240BC113">
          <w:t>raspravama</w:t>
        </w:r>
        <w:r w:rsidR="240BC113">
          <w:t xml:space="preserve">, da prate </w:t>
        </w:r>
        <w:r w:rsidR="240BC113">
          <w:t>sprovođenja</w:t>
        </w:r>
        <w:r w:rsidR="240BC113">
          <w:t xml:space="preserve"> </w:t>
        </w:r>
        <w:r w:rsidR="240BC113">
          <w:t>donetih</w:t>
        </w:r>
        <w:r w:rsidR="240BC113">
          <w:t xml:space="preserve"> </w:t>
        </w:r>
        <w:r w:rsidR="240BC113">
          <w:t>zakona</w:t>
        </w:r>
        <w:r w:rsidR="240BC113">
          <w:t xml:space="preserve"> </w:t>
        </w:r>
        <w:r w:rsidR="240BC113">
          <w:t>i</w:t>
        </w:r>
        <w:r w:rsidR="240BC113">
          <w:t xml:space="preserve"> </w:t>
        </w:r>
        <w:r w:rsidR="240BC113">
          <w:t>odluka</w:t>
        </w:r>
        <w:r w:rsidR="240BC113">
          <w:t xml:space="preserve"> </w:t>
        </w:r>
        <w:r w:rsidR="240BC113">
          <w:t>i</w:t>
        </w:r>
        <w:r w:rsidR="240BC113">
          <w:t xml:space="preserve"> da </w:t>
        </w:r>
        <w:r w:rsidR="240BC113">
          <w:t>pokrenu</w:t>
        </w:r>
        <w:r w:rsidR="240BC113">
          <w:t xml:space="preserve"> </w:t>
        </w:r>
        <w:r w:rsidR="240BC113">
          <w:t>sopstvene</w:t>
        </w:r>
        <w:r w:rsidR="240BC113">
          <w:t xml:space="preserve"> </w:t>
        </w:r>
      </w:ins>
      <w:ins w:author="Aleksa Bozinovic" w:date="2024-05-25T12:57:17.689Z" w:id="277361503">
        <w:r w:rsidR="2F5387D3">
          <w:t>inicijative</w:t>
        </w:r>
        <w:r w:rsidR="2F5387D3">
          <w:t>.</w:t>
        </w:r>
      </w:ins>
    </w:p>
    <w:p w:rsidR="75D7C281" w:rsidP="0CFF99AD" w:rsidRDefault="75D7C281" w14:paraId="5D17D2C7" w14:textId="3A3625A3">
      <w:pPr>
        <w:pStyle w:val="Heading2"/>
        <w:bidi w:val="0"/>
        <w:rPr>
          <w:ins w:author="Aleksa Bozinovic" w:date="2024-05-25T14:18:38.79Z" w16du:dateUtc="2024-05-25T14:18:38.79Z" w:id="229232261"/>
          <w:b w:val="0"/>
          <w:bCs w:val="0"/>
          <w:rPrChange w:author="Aleksa Bozinovic" w:date="2024-05-25T14:18:45.006Z" w:id="920135014">
            <w:rPr>
              <w:ins w:author="Aleksa Bozinovic" w:date="2024-05-25T14:18:38.79Z" w16du:dateUtc="2024-05-25T14:18:38.79Z" w:id="1583183217"/>
              <w:b w:val="1"/>
              <w:bCs w:val="1"/>
            </w:rPr>
          </w:rPrChange>
        </w:rPr>
        <w:pPrChange w:author="Aleksa Bozinovic" w:date="2024-05-25T14:18:47.081Z">
          <w:pPr>
            <w:pStyle w:val="Normal"/>
            <w:bidi w:val="0"/>
            <w:spacing w:before="0" w:beforeAutospacing="off" w:after="160" w:afterAutospacing="off" w:line="279" w:lineRule="auto"/>
            <w:ind w:left="0" w:right="0"/>
            <w:jc w:val="left"/>
          </w:pPr>
        </w:pPrChange>
      </w:pPr>
      <w:bookmarkStart w:name="_Toc1151771227" w:id="1316225526"/>
      <w:ins w:author="Aleksa Bozinovic" w:date="2024-05-25T14:18:42.794Z" w:id="803378291">
        <w:r w:rsidRPr="0CFF99AD" w:rsidR="75D7C281">
          <w:rPr>
            <w:rPrChange w:author="Aleksa Bozinovic" w:date="2024-05-25T14:18:47.08Z" w:id="610838144">
              <w:rPr>
                <w:b w:val="1"/>
                <w:bCs w:val="1"/>
              </w:rPr>
            </w:rPrChange>
          </w:rPr>
          <w:t>Alati E-</w:t>
        </w:r>
        <w:r w:rsidRPr="0CFF99AD" w:rsidR="75D7C281">
          <w:rPr>
            <w:rPrChange w:author="Aleksa Bozinovic" w:date="2024-05-25T14:18:47.08Z" w:id="1227182268">
              <w:rPr>
                <w:b w:val="1"/>
                <w:bCs w:val="1"/>
              </w:rPr>
            </w:rPrChange>
          </w:rPr>
          <w:t>demokratije</w:t>
        </w:r>
      </w:ins>
      <w:bookmarkEnd w:id="1316225526"/>
    </w:p>
    <w:p w:rsidR="2F5387D3" w:rsidP="0CFF99AD" w:rsidRDefault="2F5387D3" w14:paraId="5FBA2423" w14:textId="0B7E12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ns w:author="Aleksa Bozinovic" w:date="2024-05-25T12:57:33.106Z" w16du:dateUtc="2024-05-25T12:57:33.106Z" w:id="261962604"/>
        </w:rPr>
        <w:pPrChange w:author="Aleksa Bozinovic" w:date="2024-05-25T14:18:37.784Z">
          <w:pPr>
            <w:pStyle w:val="Normal"/>
            <w:bidi w:val="0"/>
            <w:spacing w:before="0" w:beforeAutospacing="off" w:after="160" w:afterAutospacing="off"/>
          </w:pPr>
        </w:pPrChange>
      </w:pPr>
      <w:ins w:author="Aleksa Bozinovic" w:date="2024-05-25T12:57:45.97Z" w:id="1781135782">
        <w:r w:rsidRPr="0CFF99AD" w:rsidR="2F5387D3">
          <w:rPr>
            <w:b w:val="1"/>
            <w:bCs w:val="1"/>
            <w:rPrChange w:author="Aleksa Bozinovic" w:date="2024-05-25T14:18:35.392Z" w:id="1593608806"/>
          </w:rPr>
          <w:t>E-</w:t>
        </w:r>
        <w:r w:rsidRPr="0CFF99AD" w:rsidR="2F5387D3">
          <w:rPr>
            <w:b w:val="1"/>
            <w:bCs w:val="1"/>
            <w:rPrChange w:author="Aleksa Bozinovic" w:date="2024-05-25T14:18:35.392Z" w:id="403401204"/>
          </w:rPr>
          <w:t>izbori</w:t>
        </w:r>
      </w:ins>
      <w:ins w:author="Aleksa Bozinovic" w:date="2024-05-25T14:17:58.284Z" w:id="812846113">
        <w:r w:rsidRPr="0CFF99AD" w:rsidR="5615FF88">
          <w:rPr>
            <w:b w:val="1"/>
            <w:bCs w:val="1"/>
            <w:rPrChange w:author="Aleksa Bozinovic" w:date="2024-05-25T14:18:35.392Z" w:id="872285853"/>
          </w:rPr>
          <w:t>.</w:t>
        </w:r>
        <w:r w:rsidR="5615FF88">
          <w:t xml:space="preserve"> Ovo je tip </w:t>
        </w:r>
        <w:r w:rsidR="5615FF88">
          <w:t>izbora</w:t>
        </w:r>
        <w:r w:rsidR="5615FF88">
          <w:t xml:space="preserve"> </w:t>
        </w:r>
        <w:r w:rsidR="5615FF88">
          <w:t>gde</w:t>
        </w:r>
        <w:r w:rsidR="5615FF88">
          <w:t xml:space="preserve"> se </w:t>
        </w:r>
        <w:r w:rsidR="5615FF88">
          <w:t>glasanje</w:t>
        </w:r>
        <w:r w:rsidR="5615FF88">
          <w:t xml:space="preserve"> </w:t>
        </w:r>
        <w:r w:rsidR="5615FF88">
          <w:t>sprovodi</w:t>
        </w:r>
        <w:r w:rsidR="5615FF88">
          <w:t xml:space="preserve"> </w:t>
        </w:r>
        <w:r w:rsidR="5615FF88">
          <w:t>elektronskim</w:t>
        </w:r>
        <w:r w:rsidR="5615FF88">
          <w:t xml:space="preserve"> </w:t>
        </w:r>
        <w:r w:rsidR="5615FF88">
          <w:t>putem</w:t>
        </w:r>
        <w:r w:rsidR="5615FF88">
          <w:t xml:space="preserve">. </w:t>
        </w:r>
        <w:r w:rsidR="5615FF88">
          <w:t>Menjaju</w:t>
        </w:r>
        <w:r w:rsidR="5615FF88">
          <w:t xml:space="preserve"> se </w:t>
        </w:r>
        <w:r w:rsidR="5615FF88">
          <w:t>glasačke</w:t>
        </w:r>
        <w:r w:rsidR="5615FF88">
          <w:t xml:space="preserve"> </w:t>
        </w:r>
        <w:r w:rsidR="5615FF88">
          <w:t>kutije</w:t>
        </w:r>
        <w:r w:rsidR="5615FF88">
          <w:t xml:space="preserve"> </w:t>
        </w:r>
        <w:r w:rsidR="5615FF88">
          <w:t>sa</w:t>
        </w:r>
        <w:r w:rsidR="5615FF88">
          <w:t xml:space="preserve"> </w:t>
        </w:r>
        <w:r w:rsidR="5615FF88">
          <w:t>specijalizovanim</w:t>
        </w:r>
        <w:r w:rsidR="5615FF88">
          <w:t xml:space="preserve"> EVM </w:t>
        </w:r>
        <w:r w:rsidR="5615FF88">
          <w:t>mašinama</w:t>
        </w:r>
        <w:r w:rsidR="5615FF88">
          <w:t xml:space="preserve"> </w:t>
        </w:r>
        <w:r w:rsidR="5615FF88">
          <w:t>ili</w:t>
        </w:r>
        <w:r w:rsidR="5615FF88">
          <w:t xml:space="preserve"> </w:t>
        </w:r>
        <w:r w:rsidR="5615FF88">
          <w:t>sa</w:t>
        </w:r>
        <w:r w:rsidR="5615FF88">
          <w:t xml:space="preserve"> </w:t>
        </w:r>
        <w:r w:rsidR="5615FF88">
          <w:t>računarima</w:t>
        </w:r>
        <w:r w:rsidR="5615FF88">
          <w:t xml:space="preserve"> </w:t>
        </w:r>
        <w:r w:rsidR="5615FF88">
          <w:t>povezanim</w:t>
        </w:r>
        <w:r w:rsidR="5615FF88">
          <w:t xml:space="preserve"> </w:t>
        </w:r>
        <w:r w:rsidR="5615FF88">
          <w:t>na</w:t>
        </w:r>
        <w:r w:rsidR="5615FF88">
          <w:t xml:space="preserve"> internet. </w:t>
        </w:r>
        <w:r w:rsidR="5615FF88">
          <w:t>Pouzdani</w:t>
        </w:r>
        <w:r w:rsidR="5615FF88">
          <w:t xml:space="preserve"> </w:t>
        </w:r>
        <w:r w:rsidR="5615FF88">
          <w:t>sistem</w:t>
        </w:r>
        <w:r w:rsidR="5615FF88">
          <w:t xml:space="preserve"> za E-</w:t>
        </w:r>
        <w:r w:rsidR="5615FF88">
          <w:t>izbore</w:t>
        </w:r>
        <w:r w:rsidR="5615FF88">
          <w:t xml:space="preserve"> mora </w:t>
        </w:r>
        <w:r w:rsidR="5615FF88">
          <w:t>poštovati</w:t>
        </w:r>
        <w:r w:rsidR="5615FF88">
          <w:t xml:space="preserve"> </w:t>
        </w:r>
        <w:r w:rsidR="5615FF88">
          <w:t>standarde</w:t>
        </w:r>
        <w:r w:rsidR="5615FF88">
          <w:t xml:space="preserve"> </w:t>
        </w:r>
        <w:r w:rsidR="5615FF88">
          <w:t>postavljene</w:t>
        </w:r>
        <w:r w:rsidR="5615FF88">
          <w:t xml:space="preserve"> </w:t>
        </w:r>
        <w:r w:rsidR="5615FF88">
          <w:t>od</w:t>
        </w:r>
        <w:r w:rsidR="5615FF88">
          <w:t xml:space="preserve"> </w:t>
        </w:r>
        <w:r w:rsidR="5615FF88">
          <w:t>regulatornih</w:t>
        </w:r>
        <w:r w:rsidR="5615FF88">
          <w:t xml:space="preserve"> </w:t>
        </w:r>
        <w:r w:rsidR="5615FF88">
          <w:t>tela</w:t>
        </w:r>
        <w:r w:rsidR="5615FF88">
          <w:t xml:space="preserve">. </w:t>
        </w:r>
      </w:ins>
      <w:ins w:author="Aleksa Bozinovic" w:date="2024-05-25T14:18:15.013Z" w:id="67556398">
        <w:r w:rsidR="5615FF88">
          <w:t xml:space="preserve">Mora da </w:t>
        </w:r>
        <w:r w:rsidR="5615FF88">
          <w:t>ispoštuje</w:t>
        </w:r>
        <w:r w:rsidR="5615FF88">
          <w:t xml:space="preserve"> jake </w:t>
        </w:r>
        <w:r w:rsidR="5615FF88">
          <w:t>zahteve</w:t>
        </w:r>
        <w:r w:rsidR="5615FF88">
          <w:t xml:space="preserve"> u </w:t>
        </w:r>
        <w:r w:rsidR="5615FF88">
          <w:t>vezi</w:t>
        </w:r>
        <w:r w:rsidR="5615FF88">
          <w:t xml:space="preserve"> </w:t>
        </w:r>
        <w:r w:rsidR="5615FF88">
          <w:t>bezbednosti</w:t>
        </w:r>
        <w:r w:rsidR="5615FF88">
          <w:t xml:space="preserve">, </w:t>
        </w:r>
        <w:r w:rsidR="5615FF88">
          <w:t>preciznosti</w:t>
        </w:r>
        <w:r w:rsidR="5615FF88">
          <w:t xml:space="preserve"> </w:t>
        </w:r>
        <w:r w:rsidR="5615FF88">
          <w:t>i</w:t>
        </w:r>
        <w:r w:rsidR="5615FF88">
          <w:t xml:space="preserve"> </w:t>
        </w:r>
        <w:r w:rsidR="5615FF88">
          <w:t>privatnosti</w:t>
        </w:r>
        <w:r w:rsidR="5615FF88">
          <w:t>.</w:t>
        </w:r>
      </w:ins>
    </w:p>
    <w:p w:rsidR="2F5387D3" w:rsidP="0CFF99AD" w:rsidRDefault="2F5387D3" w14:paraId="4C17B5FF" w14:textId="7E11A654">
      <w:pPr>
        <w:pStyle w:val="Normal"/>
        <w:bidi w:val="0"/>
        <w:ind w:left="0"/>
        <w:rPr>
          <w:ins w:author="Aleksa Bozinovic" w:date="2024-05-25T12:57:38.187Z" w16du:dateUtc="2024-05-25T12:57:38.187Z" w:id="1919235317"/>
        </w:rPr>
      </w:pPr>
      <w:ins w:author="Aleksa Bozinovic" w:date="2024-05-25T12:57:44.533Z" w:id="691899092">
        <w:r w:rsidRPr="0CFF99AD" w:rsidR="2F5387D3">
          <w:rPr>
            <w:b w:val="1"/>
            <w:bCs w:val="1"/>
            <w:rPrChange w:author="Aleksa Bozinovic" w:date="2024-05-25T14:20:30.981Z" w:id="1545886787"/>
          </w:rPr>
          <w:t>E-</w:t>
        </w:r>
        <w:r w:rsidRPr="0CFF99AD" w:rsidR="2F5387D3">
          <w:rPr>
            <w:b w:val="1"/>
            <w:bCs w:val="1"/>
            <w:rPrChange w:author="Aleksa Bozinovic" w:date="2024-05-25T14:20:30.981Z" w:id="1643788631"/>
          </w:rPr>
          <w:t>referendumi</w:t>
        </w:r>
      </w:ins>
      <w:ins w:author="Aleksa Bozinovic" w:date="2024-05-25T14:20:59.971Z" w:id="1980531503">
        <w:r w:rsidR="212ECCCA">
          <w:t xml:space="preserve">. Ovo je tip </w:t>
        </w:r>
        <w:r w:rsidR="212ECCCA">
          <w:t>referenduma</w:t>
        </w:r>
        <w:r w:rsidR="212ECCCA">
          <w:t xml:space="preserve"> </w:t>
        </w:r>
        <w:r w:rsidR="212ECCCA">
          <w:t>gde</w:t>
        </w:r>
        <w:r w:rsidR="212ECCCA">
          <w:t xml:space="preserve"> se </w:t>
        </w:r>
        <w:r w:rsidR="212ECCCA">
          <w:t>glasanje</w:t>
        </w:r>
        <w:r w:rsidR="212ECCCA">
          <w:t xml:space="preserve"> </w:t>
        </w:r>
        <w:r w:rsidR="212ECCCA">
          <w:t>vrši</w:t>
        </w:r>
        <w:r w:rsidR="212ECCCA">
          <w:t xml:space="preserve"> </w:t>
        </w:r>
        <w:r w:rsidR="212ECCCA">
          <w:t>elektronskim</w:t>
        </w:r>
        <w:r w:rsidR="212ECCCA">
          <w:t xml:space="preserve"> </w:t>
        </w:r>
        <w:r w:rsidR="212ECCCA">
          <w:t>putem</w:t>
        </w:r>
        <w:r w:rsidR="212ECCCA">
          <w:t xml:space="preserve">. </w:t>
        </w:r>
        <w:r w:rsidR="212ECCCA">
          <w:t>Glasanje</w:t>
        </w:r>
        <w:r w:rsidR="212ECCCA">
          <w:t xml:space="preserve"> se </w:t>
        </w:r>
        <w:r w:rsidR="212ECCCA">
          <w:t>vrši</w:t>
        </w:r>
        <w:r w:rsidR="212ECCCA">
          <w:t xml:space="preserve"> </w:t>
        </w:r>
        <w:r w:rsidR="212ECCCA">
          <w:t>na</w:t>
        </w:r>
        <w:r w:rsidR="212ECCCA">
          <w:t xml:space="preserve"> </w:t>
        </w:r>
        <w:r w:rsidR="212ECCCA">
          <w:t>isti</w:t>
        </w:r>
        <w:r w:rsidR="212ECCCA">
          <w:t xml:space="preserve"> </w:t>
        </w:r>
        <w:r w:rsidR="212ECCCA">
          <w:t>način</w:t>
        </w:r>
        <w:r w:rsidR="212ECCCA">
          <w:t xml:space="preserve"> </w:t>
        </w:r>
        <w:r w:rsidR="212ECCCA">
          <w:t>kao</w:t>
        </w:r>
        <w:r w:rsidR="212ECCCA">
          <w:t xml:space="preserve"> </w:t>
        </w:r>
        <w:r w:rsidR="212ECCCA">
          <w:t>i</w:t>
        </w:r>
        <w:r w:rsidR="212ECCCA">
          <w:t xml:space="preserve"> </w:t>
        </w:r>
        <w:r w:rsidR="212ECCCA">
          <w:t>kod</w:t>
        </w:r>
        <w:r w:rsidR="212ECCCA">
          <w:t xml:space="preserve"> e-</w:t>
        </w:r>
        <w:r w:rsidR="212ECCCA">
          <w:t>izbora</w:t>
        </w:r>
        <w:r w:rsidR="212ECCCA">
          <w:t xml:space="preserve">. Ovo ne </w:t>
        </w:r>
        <w:r w:rsidR="212ECCCA">
          <w:t>koriste</w:t>
        </w:r>
        <w:r w:rsidR="212ECCCA">
          <w:t xml:space="preserve"> </w:t>
        </w:r>
        <w:r w:rsidR="212ECCCA">
          <w:t>samo</w:t>
        </w:r>
        <w:r w:rsidR="212ECCCA">
          <w:t xml:space="preserve"> </w:t>
        </w:r>
        <w:r w:rsidR="212ECCCA">
          <w:t>države</w:t>
        </w:r>
        <w:r w:rsidR="212ECCCA">
          <w:t xml:space="preserve"> </w:t>
        </w:r>
        <w:r w:rsidR="212ECCCA">
          <w:t>već</w:t>
        </w:r>
        <w:r w:rsidR="212ECCCA">
          <w:t xml:space="preserve"> </w:t>
        </w:r>
        <w:r w:rsidR="212ECCCA">
          <w:t>i</w:t>
        </w:r>
        <w:r w:rsidR="212ECCCA">
          <w:t xml:space="preserve"> </w:t>
        </w:r>
        <w:r w:rsidR="212ECCCA">
          <w:t>neke</w:t>
        </w:r>
        <w:r w:rsidR="212ECCCA">
          <w:t xml:space="preserve"> </w:t>
        </w:r>
        <w:r w:rsidR="212ECCCA">
          <w:t>kompanije</w:t>
        </w:r>
        <w:r w:rsidR="212ECCCA">
          <w:t xml:space="preserve"> za interne </w:t>
        </w:r>
        <w:r w:rsidR="212ECCCA">
          <w:t>rasprave</w:t>
        </w:r>
        <w:r w:rsidR="212ECCCA">
          <w:t xml:space="preserve">. </w:t>
        </w:r>
        <w:r w:rsidR="212ECCCA">
          <w:t>Prednos</w:t>
        </w:r>
      </w:ins>
      <w:ins w:author="Aleksa Bozinovic" w:date="2024-05-25T14:21:15.501Z" w:id="506884592">
        <w:r w:rsidR="212ECCCA">
          <w:t>t</w:t>
        </w:r>
        <w:r w:rsidR="212ECCCA">
          <w:t xml:space="preserve"> </w:t>
        </w:r>
        <w:r w:rsidR="212ECCCA">
          <w:t>jeste</w:t>
        </w:r>
        <w:r w:rsidR="212ECCCA">
          <w:t xml:space="preserve"> </w:t>
        </w:r>
        <w:r w:rsidR="212ECCCA">
          <w:t>veća</w:t>
        </w:r>
        <w:r w:rsidR="212ECCCA">
          <w:t xml:space="preserve"> </w:t>
        </w:r>
        <w:r w:rsidR="212ECCCA">
          <w:t>izslanost, ali problemi su isti kao i kod e-izbora.</w:t>
        </w:r>
      </w:ins>
    </w:p>
    <w:p w:rsidR="2F5387D3" w:rsidP="0CFF99AD" w:rsidRDefault="2F5387D3" w14:paraId="171CA418" w14:textId="5B9A9CB2">
      <w:pPr>
        <w:pStyle w:val="Normal"/>
        <w:bidi w:val="0"/>
        <w:ind w:left="0"/>
        <w:rPr>
          <w:ins w:author="Aleksa Bozinovic" w:date="2024-05-25T12:57:48.515Z" w16du:dateUtc="2024-05-25T12:57:48.515Z" w:id="1668452320"/>
        </w:rPr>
      </w:pPr>
      <w:ins w:author="Aleksa Bozinovic" w:date="2024-05-25T12:57:48.295Z" w:id="1573746769">
        <w:r w:rsidRPr="0CFF99AD" w:rsidR="2F5387D3">
          <w:rPr>
            <w:b w:val="1"/>
            <w:bCs w:val="1"/>
            <w:rPrChange w:author="Aleksa Bozinovic" w:date="2024-05-25T14:23:07.996Z" w:id="606034886"/>
          </w:rPr>
          <w:t>Pokretanje</w:t>
        </w:r>
        <w:r w:rsidRPr="0CFF99AD" w:rsidR="2F5387D3">
          <w:rPr>
            <w:b w:val="1"/>
            <w:bCs w:val="1"/>
            <w:rPrChange w:author="Aleksa Bozinovic" w:date="2024-05-25T14:23:07.996Z" w:id="1513924724"/>
          </w:rPr>
          <w:t xml:space="preserve"> </w:t>
        </w:r>
        <w:r w:rsidRPr="0CFF99AD" w:rsidR="2F5387D3">
          <w:rPr>
            <w:b w:val="1"/>
            <w:bCs w:val="1"/>
            <w:rPrChange w:author="Aleksa Bozinovic" w:date="2024-05-25T14:23:07.996Z" w:id="1731185492"/>
          </w:rPr>
          <w:t>inicijativa</w:t>
        </w:r>
      </w:ins>
      <w:ins w:author="Aleksa Bozinovic" w:date="2024-05-25T14:22:18.21Z" w:id="270116967">
        <w:r w:rsidR="36865A57">
          <w:t>.</w:t>
        </w:r>
      </w:ins>
      <w:ins w:author="Aleksa Bozinovic" w:date="2024-05-25T14:23:41.819Z" w:id="361901379">
        <w:r w:rsidR="36865A57">
          <w:t xml:space="preserve"> </w:t>
        </w:r>
        <w:r w:rsidR="36865A57">
          <w:t>Građani</w:t>
        </w:r>
        <w:r w:rsidR="36865A57">
          <w:t xml:space="preserve"> </w:t>
        </w:r>
        <w:r w:rsidR="36865A57">
          <w:t>mogu</w:t>
        </w:r>
        <w:r w:rsidR="36865A57">
          <w:t xml:space="preserve"> </w:t>
        </w:r>
        <w:r w:rsidR="1E78972D">
          <w:t>pokretati</w:t>
        </w:r>
        <w:r w:rsidR="1E78972D">
          <w:t xml:space="preserve"> </w:t>
        </w:r>
        <w:r w:rsidR="1E78972D">
          <w:t>inicijative</w:t>
        </w:r>
        <w:r w:rsidR="1E78972D">
          <w:t xml:space="preserve"> </w:t>
        </w:r>
        <w:r w:rsidR="1E78972D">
          <w:t>digitalnim</w:t>
        </w:r>
        <w:r w:rsidR="1E78972D">
          <w:t xml:space="preserve"> </w:t>
        </w:r>
        <w:r w:rsidR="1E78972D">
          <w:t>putem</w:t>
        </w:r>
        <w:r w:rsidR="1E78972D">
          <w:t xml:space="preserve"> </w:t>
        </w:r>
        <w:r w:rsidR="1E78972D">
          <w:t>i</w:t>
        </w:r>
        <w:r w:rsidR="1E78972D">
          <w:t xml:space="preserve"> time </w:t>
        </w:r>
        <w:r w:rsidR="1E78972D">
          <w:t>uštedeti</w:t>
        </w:r>
        <w:r w:rsidR="1E78972D">
          <w:t xml:space="preserve"> </w:t>
        </w:r>
        <w:r w:rsidR="1E78972D">
          <w:t>na</w:t>
        </w:r>
        <w:r w:rsidR="1E78972D">
          <w:t xml:space="preserve"> </w:t>
        </w:r>
        <w:r w:rsidR="1E78972D">
          <w:t>vremenu</w:t>
        </w:r>
        <w:r w:rsidR="1E78972D">
          <w:t xml:space="preserve"> </w:t>
        </w:r>
        <w:r w:rsidR="1E78972D">
          <w:t>i</w:t>
        </w:r>
        <w:r w:rsidR="1E78972D">
          <w:t xml:space="preserve"> </w:t>
        </w:r>
        <w:r w:rsidR="1E78972D">
          <w:t>doseći</w:t>
        </w:r>
        <w:r w:rsidR="1E78972D">
          <w:t xml:space="preserve"> šire javne mase.</w:t>
        </w:r>
      </w:ins>
    </w:p>
    <w:p w:rsidR="2F5387D3" w:rsidP="0CFF99AD" w:rsidRDefault="2F5387D3" w14:paraId="664EEE74" w14:textId="390CDB0C">
      <w:pPr>
        <w:pStyle w:val="Normal"/>
        <w:bidi w:val="0"/>
        <w:ind w:left="0"/>
        <w:rPr>
          <w:ins w:author="Aleksa Bozinovic" w:date="2024-05-25T12:58:02.533Z" w16du:dateUtc="2024-05-25T12:58:02.533Z" w:id="1560863872"/>
        </w:rPr>
      </w:pPr>
      <w:ins w:author="Aleksa Bozinovic" w:date="2024-05-25T12:57:51.71Z" w:id="1005322171">
        <w:r w:rsidRPr="0CFF99AD" w:rsidR="2F5387D3">
          <w:rPr>
            <w:b w:val="1"/>
            <w:bCs w:val="1"/>
            <w:rPrChange w:author="Aleksa Bozinovic" w:date="2024-05-25T14:42:11.176Z" w:id="837492310"/>
          </w:rPr>
          <w:t>E-</w:t>
        </w:r>
        <w:r w:rsidRPr="0CFF99AD" w:rsidR="2F5387D3">
          <w:rPr>
            <w:b w:val="1"/>
            <w:bCs w:val="1"/>
            <w:rPrChange w:author="Aleksa Bozinovic" w:date="2024-05-25T14:42:11.176Z" w:id="845423818"/>
          </w:rPr>
          <w:t>peticije</w:t>
        </w:r>
        <w:r w:rsidR="2F5387D3">
          <w:t>.</w:t>
        </w:r>
      </w:ins>
      <w:ins w:author="Aleksa Bozinovic" w:date="2024-05-25T14:42:59.214Z" w:id="1461369798">
        <w:r w:rsidR="7F522495">
          <w:t xml:space="preserve"> </w:t>
        </w:r>
        <w:r w:rsidR="7F522495">
          <w:t>Funkcionišu</w:t>
        </w:r>
        <w:r w:rsidR="7F522495">
          <w:t xml:space="preserve"> </w:t>
        </w:r>
        <w:r w:rsidR="7F522495">
          <w:t>isto</w:t>
        </w:r>
        <w:r w:rsidR="7F522495">
          <w:t xml:space="preserve"> </w:t>
        </w:r>
        <w:r w:rsidR="7F522495">
          <w:t>kao</w:t>
        </w:r>
        <w:r w:rsidR="7F522495">
          <w:t xml:space="preserve"> </w:t>
        </w:r>
        <w:r w:rsidR="7F522495">
          <w:t>i</w:t>
        </w:r>
      </w:ins>
      <w:ins w:author="Aleksa Bozinovic" w:date="2024-05-25T14:43:27.656Z" w:id="1082989976">
        <w:r w:rsidR="7F522495">
          <w:t xml:space="preserve"> </w:t>
        </w:r>
        <w:r w:rsidR="7F522495">
          <w:t>klasične</w:t>
        </w:r>
        <w:r w:rsidR="7F522495">
          <w:t xml:space="preserve"> </w:t>
        </w:r>
        <w:r w:rsidR="7F522495">
          <w:t>peticije</w:t>
        </w:r>
        <w:r w:rsidR="7F522495">
          <w:t xml:space="preserve"> </w:t>
        </w:r>
        <w:r w:rsidR="7F522495">
          <w:t>gde</w:t>
        </w:r>
        <w:r w:rsidR="7F522495">
          <w:t xml:space="preserve"> se </w:t>
        </w:r>
        <w:r w:rsidR="7F522495">
          <w:t>skupljaju</w:t>
        </w:r>
        <w:r w:rsidR="7F522495">
          <w:t xml:space="preserve"> </w:t>
        </w:r>
        <w:r w:rsidR="7F522495">
          <w:t>potpisi</w:t>
        </w:r>
        <w:r w:rsidR="7F522495">
          <w:t xml:space="preserve"> </w:t>
        </w:r>
        <w:r w:rsidR="7F522495">
          <w:t>na</w:t>
        </w:r>
        <w:r w:rsidR="7F522495">
          <w:t xml:space="preserve"> </w:t>
        </w:r>
        <w:r w:rsidR="7F522495">
          <w:t>papiru</w:t>
        </w:r>
        <w:r w:rsidR="7F522495">
          <w:t xml:space="preserve"> </w:t>
        </w:r>
        <w:r w:rsidR="7F522495">
          <w:t>jedino</w:t>
        </w:r>
        <w:r w:rsidR="7F522495">
          <w:t xml:space="preserve"> </w:t>
        </w:r>
        <w:r w:rsidR="7F522495">
          <w:t>što</w:t>
        </w:r>
        <w:r w:rsidR="7F522495">
          <w:t xml:space="preserve"> se </w:t>
        </w:r>
        <w:r w:rsidR="7F522495">
          <w:t>ovo</w:t>
        </w:r>
        <w:r w:rsidR="7F522495">
          <w:t xml:space="preserve"> </w:t>
        </w:r>
        <w:r w:rsidR="7F522495">
          <w:t>radi</w:t>
        </w:r>
        <w:r w:rsidR="7F522495">
          <w:t xml:space="preserve"> </w:t>
        </w:r>
        <w:r w:rsidR="7F522495">
          <w:t>preko</w:t>
        </w:r>
        <w:r w:rsidR="7F522495">
          <w:t xml:space="preserve"> </w:t>
        </w:r>
        <w:r w:rsidR="7F522495">
          <w:t>portala</w:t>
        </w:r>
        <w:r w:rsidR="7F522495">
          <w:t xml:space="preserve"> e-</w:t>
        </w:r>
        <w:r w:rsidR="7F522495">
          <w:t>uprave</w:t>
        </w:r>
        <w:r w:rsidR="7F522495">
          <w:t xml:space="preserve">. </w:t>
        </w:r>
        <w:r w:rsidR="7F522495">
          <w:t>Koriste</w:t>
        </w:r>
        <w:r w:rsidR="7F522495">
          <w:t xml:space="preserve"> se za </w:t>
        </w:r>
        <w:r w:rsidR="7F522495">
          <w:t>pokazivanje</w:t>
        </w:r>
        <w:r w:rsidR="7F522495">
          <w:t xml:space="preserve"> da nešto ima jako puno podrške i za stvaranje pritiska.</w:t>
        </w:r>
      </w:ins>
    </w:p>
    <w:p w:rsidR="2F5387D3" w:rsidP="0CFF99AD" w:rsidRDefault="2F5387D3" w14:paraId="67F16EA2" w14:textId="32B3EF16">
      <w:pPr>
        <w:pStyle w:val="Heading1"/>
        <w:bidi w:val="0"/>
        <w:rPr>
          <w:ins w:author="Aleksa Bozinovic" w:date="2024-05-25T13:06:40.814Z" w16du:dateUtc="2024-05-25T13:06:40.814Z" w:id="1656872304"/>
        </w:rPr>
        <w:pPrChange w:author="Aleksa Bozinovic" w:date="2024-05-25T12:58:05.258Z">
          <w:pPr>
            <w:pStyle w:val="Normal"/>
            <w:bidi w:val="0"/>
          </w:pPr>
        </w:pPrChange>
      </w:pPr>
      <w:bookmarkStart w:name="_Toc574147154" w:id="1365048186"/>
      <w:ins w:author="Aleksa Bozinovic" w:date="2024-05-25T12:58:10.299Z" w:id="1668376579">
        <w:r w:rsidR="2F5387D3">
          <w:t>Studija</w:t>
        </w:r>
        <w:r w:rsidR="2F5387D3">
          <w:t xml:space="preserve"> </w:t>
        </w:r>
        <w:r w:rsidR="2F5387D3">
          <w:t>slučaja</w:t>
        </w:r>
        <w:r w:rsidR="2F5387D3">
          <w:t xml:space="preserve"> - </w:t>
        </w:r>
        <w:r w:rsidR="2F5387D3">
          <w:t>Estonija</w:t>
        </w:r>
      </w:ins>
      <w:bookmarkEnd w:id="1365048186"/>
    </w:p>
    <w:p w:rsidR="434A88F9" w:rsidP="0CFF99AD" w:rsidRDefault="434A88F9" w14:paraId="1329E5BB" w14:textId="6E0D4CE0">
      <w:pPr>
        <w:pStyle w:val="Normal"/>
        <w:bidi w:val="0"/>
        <w:rPr>
          <w:ins w:author="Aleksa Bozinovic" w:date="2024-05-25T13:06:56.825Z" w16du:dateUtc="2024-05-25T13:06:56.825Z" w:id="1810212634"/>
        </w:rPr>
        <w:pPrChange w:author="Aleksa Bozinovic" w:date="2024-05-25T13:06:40.815Z">
          <w:pPr>
            <w:pStyle w:val="Heading1"/>
            <w:bidi w:val="0"/>
          </w:pPr>
        </w:pPrChange>
      </w:pPr>
      <w:ins w:author="Aleksa Bozinovic" w:date="2024-05-25T13:06:56.607Z" w:id="811013618">
        <w:r w:rsidR="434A88F9">
          <w:t>Estonija</w:t>
        </w:r>
        <w:r w:rsidR="434A88F9">
          <w:t xml:space="preserve"> se </w:t>
        </w:r>
        <w:r w:rsidR="434A88F9">
          <w:t>smatra</w:t>
        </w:r>
        <w:r w:rsidR="434A88F9">
          <w:t xml:space="preserve"> </w:t>
        </w:r>
        <w:r w:rsidR="434A88F9">
          <w:t>prvom</w:t>
        </w:r>
        <w:r w:rsidR="434A88F9">
          <w:t xml:space="preserve"> </w:t>
        </w:r>
        <w:r w:rsidR="434A88F9">
          <w:t>svetskom</w:t>
        </w:r>
        <w:r w:rsidR="434A88F9">
          <w:t xml:space="preserve"> </w:t>
        </w:r>
        <w:r w:rsidR="434A88F9">
          <w:t>abasadom</w:t>
        </w:r>
        <w:r w:rsidR="434A88F9">
          <w:t xml:space="preserve"> podataka.</w:t>
        </w:r>
      </w:ins>
    </w:p>
    <w:p w:rsidR="434A88F9" w:rsidP="0CFF99AD" w:rsidRDefault="434A88F9" w14:paraId="42F54EC3" w14:textId="2714D905">
      <w:pPr>
        <w:pStyle w:val="Normal"/>
        <w:bidi w:val="0"/>
        <w:rPr>
          <w:ins w:author="Aleksa Bozinovic" w:date="2024-05-25T13:07:32.408Z" w16du:dateUtc="2024-05-25T13:07:32.408Z" w:id="1167609261"/>
        </w:rPr>
      </w:pPr>
      <w:ins w:author="Aleksa Bozinovic" w:date="2024-05-25T13:06:59.893Z" w:id="328180037">
        <w:r w:rsidR="434A88F9">
          <w:t>Kroz</w:t>
        </w:r>
        <w:r w:rsidR="434A88F9">
          <w:t xml:space="preserve"> </w:t>
        </w:r>
        <w:r w:rsidR="434A88F9">
          <w:t>svoji</w:t>
        </w:r>
        <w:r w:rsidR="434A88F9">
          <w:t xml:space="preserve"> </w:t>
        </w:r>
        <w:r w:rsidR="434A88F9">
          <w:t>inicij</w:t>
        </w:r>
      </w:ins>
      <w:ins w:author="Aleksa Bozinovic" w:date="2024-05-25T13:07:28.332Z" w:id="1015710082">
        <w:r w:rsidR="434A88F9">
          <w:t>ativu</w:t>
        </w:r>
        <w:r w:rsidR="434A88F9">
          <w:t xml:space="preserve"> e-Estonia, </w:t>
        </w:r>
        <w:r w:rsidR="434A88F9">
          <w:t>Estonija</w:t>
        </w:r>
        <w:r w:rsidR="434A88F9">
          <w:t xml:space="preserve"> je </w:t>
        </w:r>
        <w:r w:rsidR="434A88F9">
          <w:t>postala</w:t>
        </w:r>
        <w:r w:rsidR="434A88F9">
          <w:t xml:space="preserve"> </w:t>
        </w:r>
        <w:r w:rsidR="434A88F9">
          <w:t>tehnološki</w:t>
        </w:r>
        <w:r w:rsidR="434A88F9">
          <w:t xml:space="preserve"> </w:t>
        </w:r>
        <w:r w:rsidR="434A88F9">
          <w:t>najnaprednija</w:t>
        </w:r>
        <w:r w:rsidR="434A88F9">
          <w:t xml:space="preserve"> </w:t>
        </w:r>
        <w:r w:rsidR="434A88F9">
          <w:t>vlada</w:t>
        </w:r>
        <w:r w:rsidR="434A88F9">
          <w:t xml:space="preserve"> </w:t>
        </w:r>
        <w:r w:rsidR="434A88F9">
          <w:t>na</w:t>
        </w:r>
        <w:r w:rsidR="434A88F9">
          <w:t xml:space="preserve"> </w:t>
        </w:r>
        <w:r w:rsidR="434A88F9">
          <w:t>svetu</w:t>
        </w:r>
        <w:r w:rsidR="434A88F9">
          <w:t xml:space="preserve">. </w:t>
        </w:r>
        <w:r w:rsidR="434A88F9">
          <w:t>Praktično</w:t>
        </w:r>
        <w:r w:rsidR="434A88F9">
          <w:t xml:space="preserve"> </w:t>
        </w:r>
        <w:r w:rsidR="434A88F9">
          <w:t>svaka</w:t>
        </w:r>
        <w:r w:rsidR="434A88F9">
          <w:t xml:space="preserve"> </w:t>
        </w:r>
        <w:r w:rsidR="434A88F9">
          <w:t>državna</w:t>
        </w:r>
        <w:r w:rsidR="434A88F9">
          <w:t xml:space="preserve"> </w:t>
        </w:r>
        <w:r w:rsidR="434A88F9">
          <w:t>služba</w:t>
        </w:r>
        <w:r w:rsidR="434A88F9">
          <w:t xml:space="preserve"> je bez </w:t>
        </w:r>
        <w:r w:rsidR="434A88F9">
          <w:t>papira</w:t>
        </w:r>
        <w:r w:rsidR="434A88F9">
          <w:t xml:space="preserve"> </w:t>
        </w:r>
        <w:r w:rsidR="434A88F9">
          <w:t>i</w:t>
        </w:r>
        <w:r w:rsidR="434A88F9">
          <w:t xml:space="preserve"> </w:t>
        </w:r>
        <w:r w:rsidR="434A88F9">
          <w:t>obavlja</w:t>
        </w:r>
        <w:r w:rsidR="434A88F9">
          <w:t xml:space="preserve"> se </w:t>
        </w:r>
        <w:r w:rsidR="434A88F9">
          <w:t>elektronski</w:t>
        </w:r>
        <w:r w:rsidR="434A88F9">
          <w:t>.</w:t>
        </w:r>
      </w:ins>
    </w:p>
    <w:p w:rsidR="434A88F9" w:rsidP="0CFF99AD" w:rsidRDefault="434A88F9" w14:paraId="27511653" w14:textId="50447385">
      <w:pPr>
        <w:pStyle w:val="Normal"/>
        <w:bidi w:val="0"/>
        <w:rPr>
          <w:ins w:author="Aleksa Bozinovic" w:date="2024-05-25T13:08:03.049Z" w16du:dateUtc="2024-05-25T13:08:03.049Z" w:id="1523449871"/>
        </w:rPr>
      </w:pPr>
      <w:ins w:author="Aleksa Bozinovic" w:date="2024-05-25T13:07:59.822Z" w:id="1868565185">
        <w:r w:rsidR="434A88F9">
          <w:t xml:space="preserve">Kao </w:t>
        </w:r>
        <w:r w:rsidR="434A88F9">
          <w:t>rezultat</w:t>
        </w:r>
        <w:r w:rsidR="434A88F9">
          <w:t xml:space="preserve"> toga, </w:t>
        </w:r>
        <w:r w:rsidR="434A88F9">
          <w:t>Estonija</w:t>
        </w:r>
        <w:r w:rsidR="434A88F9">
          <w:t xml:space="preserve"> </w:t>
        </w:r>
        <w:r w:rsidR="434A88F9">
          <w:t>veoma</w:t>
        </w:r>
        <w:r w:rsidR="434A88F9">
          <w:t xml:space="preserve"> </w:t>
        </w:r>
        <w:r w:rsidR="434A88F9">
          <w:t>zavisi</w:t>
        </w:r>
        <w:r w:rsidR="434A88F9">
          <w:t xml:space="preserve"> </w:t>
        </w:r>
        <w:r w:rsidR="434A88F9">
          <w:t>od</w:t>
        </w:r>
        <w:r w:rsidR="434A88F9">
          <w:t xml:space="preserve"> </w:t>
        </w:r>
        <w:r w:rsidR="434A88F9">
          <w:t>svojih</w:t>
        </w:r>
        <w:r w:rsidR="434A88F9">
          <w:t xml:space="preserve"> </w:t>
        </w:r>
        <w:r w:rsidR="434A88F9">
          <w:t>informacionih</w:t>
        </w:r>
        <w:r w:rsidR="434A88F9">
          <w:t xml:space="preserve"> </w:t>
        </w:r>
        <w:r w:rsidR="434A88F9">
          <w:t>sistema</w:t>
        </w:r>
        <w:r w:rsidR="434A88F9">
          <w:t xml:space="preserve"> </w:t>
        </w:r>
        <w:r w:rsidR="434A88F9">
          <w:t>i</w:t>
        </w:r>
        <w:r w:rsidR="434A88F9">
          <w:t xml:space="preserve"> </w:t>
        </w:r>
        <w:r w:rsidR="434A88F9">
          <w:t>podataka</w:t>
        </w:r>
        <w:r w:rsidR="434A88F9">
          <w:t xml:space="preserve"> koji se </w:t>
        </w:r>
        <w:r w:rsidR="434A88F9">
          <w:t>na</w:t>
        </w:r>
        <w:r w:rsidR="434A88F9">
          <w:t xml:space="preserve"> </w:t>
        </w:r>
        <w:r w:rsidR="434A88F9">
          <w:t>njima</w:t>
        </w:r>
        <w:r w:rsidR="434A88F9">
          <w:t xml:space="preserve"> </w:t>
        </w:r>
        <w:r w:rsidR="434A88F9">
          <w:t>nala</w:t>
        </w:r>
      </w:ins>
      <w:ins w:author="Aleksa Bozinovic" w:date="2024-05-25T13:08:01.712Z" w:id="456808984">
        <w:r w:rsidR="434A88F9">
          <w:t>zi</w:t>
        </w:r>
        <w:r w:rsidR="434A88F9">
          <w:t>.</w:t>
        </w:r>
      </w:ins>
    </w:p>
    <w:p w:rsidR="434A88F9" w:rsidP="0CFF99AD" w:rsidRDefault="434A88F9" w14:paraId="51E852CB" w14:textId="312897D6">
      <w:pPr>
        <w:pStyle w:val="Normal"/>
        <w:bidi w:val="0"/>
        <w:rPr>
          <w:ins w:author="Aleksa Bozinovic" w:date="2024-05-25T13:08:44.64Z" w16du:dateUtc="2024-05-25T13:08:44.64Z" w:id="974738490"/>
        </w:rPr>
      </w:pPr>
      <w:ins w:author="Aleksa Bozinovic" w:date="2024-05-25T13:08:44.439Z" w:id="1143724095">
        <w:r w:rsidR="434A88F9">
          <w:t xml:space="preserve">Da bi </w:t>
        </w:r>
        <w:r w:rsidR="434A88F9">
          <w:t>zaštitili</w:t>
        </w:r>
        <w:r w:rsidR="434A88F9">
          <w:t xml:space="preserve"> </w:t>
        </w:r>
        <w:r w:rsidR="434A88F9">
          <w:t>svoje</w:t>
        </w:r>
        <w:r w:rsidR="434A88F9">
          <w:t xml:space="preserve"> </w:t>
        </w:r>
        <w:r w:rsidR="434A88F9">
          <w:t>podatke</w:t>
        </w:r>
        <w:r w:rsidR="434A88F9">
          <w:t xml:space="preserve">, </w:t>
        </w:r>
        <w:r w:rsidR="434A88F9">
          <w:t>Estonija</w:t>
        </w:r>
        <w:r w:rsidR="434A88F9">
          <w:t xml:space="preserve"> je </w:t>
        </w:r>
        <w:r w:rsidR="434A88F9">
          <w:t>razvila</w:t>
        </w:r>
        <w:r w:rsidR="434A88F9">
          <w:t xml:space="preserve"> </w:t>
        </w:r>
        <w:r w:rsidR="434A88F9">
          <w:t>koncept</w:t>
        </w:r>
        <w:r w:rsidR="434A88F9">
          <w:t xml:space="preserve"> </w:t>
        </w:r>
        <w:r w:rsidR="434A88F9">
          <w:t>ambasade</w:t>
        </w:r>
        <w:r w:rsidR="434A88F9">
          <w:t xml:space="preserve"> </w:t>
        </w:r>
        <w:r w:rsidR="434A88F9">
          <w:t>podataka</w:t>
        </w:r>
        <w:r w:rsidR="434A88F9">
          <w:t xml:space="preserve"> – to </w:t>
        </w:r>
        <w:r w:rsidR="434A88F9">
          <w:t>su</w:t>
        </w:r>
        <w:r w:rsidR="434A88F9">
          <w:t xml:space="preserve"> </w:t>
        </w:r>
        <w:r w:rsidR="434A88F9">
          <w:t>serveri</w:t>
        </w:r>
        <w:r w:rsidR="434A88F9">
          <w:t xml:space="preserve"> van </w:t>
        </w:r>
        <w:r w:rsidR="434A88F9">
          <w:t>zemlje</w:t>
        </w:r>
        <w:r w:rsidR="434A88F9">
          <w:t xml:space="preserve"> </w:t>
        </w:r>
        <w:r w:rsidR="434A88F9">
          <w:t>kojim</w:t>
        </w:r>
        <w:r w:rsidR="434A88F9">
          <w:t xml:space="preserve"> se </w:t>
        </w:r>
        <w:r w:rsidR="434A88F9">
          <w:t>može</w:t>
        </w:r>
        <w:r w:rsidR="434A88F9">
          <w:t xml:space="preserve"> </w:t>
        </w:r>
        <w:r w:rsidR="434A88F9">
          <w:t>pristupiti</w:t>
        </w:r>
        <w:r w:rsidR="434A88F9">
          <w:t xml:space="preserve"> u </w:t>
        </w:r>
        <w:r w:rsidR="434A88F9">
          <w:t>slučaju</w:t>
        </w:r>
        <w:r w:rsidR="434A88F9">
          <w:t xml:space="preserve"> </w:t>
        </w:r>
        <w:r w:rsidR="434A88F9">
          <w:t>nekog</w:t>
        </w:r>
        <w:r w:rsidR="434A88F9">
          <w:t xml:space="preserve"> incidenta u zemlji.</w:t>
        </w:r>
      </w:ins>
    </w:p>
    <w:p w:rsidR="434A88F9" w:rsidP="0CFF99AD" w:rsidRDefault="434A88F9" w14:paraId="07C552E4" w14:textId="243DA254">
      <w:pPr>
        <w:pStyle w:val="Heading2"/>
        <w:bidi w:val="0"/>
        <w:rPr>
          <w:ins w:author="Aleksa Bozinovic" w:date="2024-05-25T13:09:01.293Z" w16du:dateUtc="2024-05-25T13:09:01.293Z" w:id="1129813169"/>
        </w:rPr>
        <w:pPrChange w:author="Aleksa Bozinovic" w:date="2024-05-25T13:08:59.461Z">
          <w:pPr>
            <w:pStyle w:val="Normal"/>
            <w:bidi w:val="0"/>
          </w:pPr>
        </w:pPrChange>
      </w:pPr>
      <w:bookmarkStart w:name="_Toc206069503" w:id="1373532953"/>
      <w:ins w:author="Aleksa Bozinovic" w:date="2024-05-25T13:08:54.197Z" w:id="1206468783">
        <w:r w:rsidR="434A88F9">
          <w:t>Problem</w:t>
        </w:r>
      </w:ins>
      <w:ins w:author="Aleksa Bozinovic" w:date="2024-05-25T13:10:54.115Z" w:id="79912313">
        <w:r w:rsidR="434A88F9">
          <w:t xml:space="preserve"> </w:t>
        </w:r>
        <w:r w:rsidR="434A88F9">
          <w:t>digitalizacije</w:t>
        </w:r>
      </w:ins>
      <w:bookmarkEnd w:id="1373532953"/>
    </w:p>
    <w:p w:rsidR="434A88F9" w:rsidP="0CFF99AD" w:rsidRDefault="434A88F9" w14:paraId="6180E35C" w14:textId="6935D4D1">
      <w:pPr>
        <w:pStyle w:val="Normal"/>
        <w:bidi w:val="0"/>
        <w:rPr>
          <w:ins w:author="Aleksa Bozinovic" w:date="2024-05-25T13:09:55.367Z" w16du:dateUtc="2024-05-25T13:09:55.367Z" w:id="377807166"/>
        </w:rPr>
        <w:pPrChange w:author="Aleksa Bozinovic" w:date="2024-05-25T13:09:01.294Z">
          <w:pPr>
            <w:pStyle w:val="Heading2"/>
            <w:bidi w:val="0"/>
          </w:pPr>
        </w:pPrChange>
      </w:pPr>
      <w:ins w:author="Aleksa Bozinovic" w:date="2024-05-25T13:09:54.735Z" w:id="1015487157">
        <w:r w:rsidR="434A88F9">
          <w:t xml:space="preserve">Kao deo </w:t>
        </w:r>
        <w:r w:rsidR="434A88F9">
          <w:t>procesa</w:t>
        </w:r>
        <w:r w:rsidR="434A88F9">
          <w:t xml:space="preserve"> </w:t>
        </w:r>
        <w:r w:rsidR="434A88F9">
          <w:t>digitalizacije</w:t>
        </w:r>
        <w:r w:rsidR="434A88F9">
          <w:t xml:space="preserve">, </w:t>
        </w:r>
        <w:r w:rsidR="434A88F9">
          <w:t>Estonija</w:t>
        </w:r>
        <w:r w:rsidR="434A88F9">
          <w:t xml:space="preserve"> je </w:t>
        </w:r>
        <w:r w:rsidR="434A88F9">
          <w:t>aktivno</w:t>
        </w:r>
        <w:r w:rsidR="434A88F9">
          <w:t xml:space="preserve"> </w:t>
        </w:r>
        <w:r w:rsidR="434A88F9">
          <w:t>implementirala</w:t>
        </w:r>
        <w:r w:rsidR="434A88F9">
          <w:t xml:space="preserve"> da </w:t>
        </w:r>
        <w:r w:rsidR="434A88F9">
          <w:t>svoje</w:t>
        </w:r>
        <w:r w:rsidR="434A88F9">
          <w:t xml:space="preserve"> </w:t>
        </w:r>
        <w:r w:rsidR="434A88F9">
          <w:t>državne</w:t>
        </w:r>
        <w:r w:rsidR="434A88F9">
          <w:t xml:space="preserve"> </w:t>
        </w:r>
        <w:r w:rsidR="434A88F9">
          <w:t>službe</w:t>
        </w:r>
        <w:r w:rsidR="434A88F9">
          <w:t xml:space="preserve"> </w:t>
        </w:r>
        <w:r w:rsidR="434A88F9">
          <w:t>rade</w:t>
        </w:r>
        <w:r w:rsidR="434A88F9">
          <w:t xml:space="preserve"> bez </w:t>
        </w:r>
        <w:r w:rsidR="434A88F9">
          <w:t>papira</w:t>
        </w:r>
        <w:r w:rsidR="434A88F9">
          <w:t xml:space="preserve">. </w:t>
        </w:r>
        <w:r w:rsidR="434A88F9">
          <w:t>Rezultat</w:t>
        </w:r>
        <w:r w:rsidR="434A88F9">
          <w:t xml:space="preserve"> </w:t>
        </w:r>
        <w:r w:rsidR="434A88F9">
          <w:t>ovoga</w:t>
        </w:r>
        <w:r w:rsidR="434A88F9">
          <w:t xml:space="preserve"> je da </w:t>
        </w:r>
        <w:r w:rsidR="434A88F9">
          <w:t>im</w:t>
        </w:r>
        <w:r w:rsidR="434A88F9">
          <w:t xml:space="preserve"> se </w:t>
        </w:r>
        <w:r w:rsidR="434A88F9">
          <w:t>sada</w:t>
        </w:r>
        <w:r w:rsidR="434A88F9">
          <w:t xml:space="preserve"> </w:t>
        </w:r>
        <w:r w:rsidR="434A88F9">
          <w:t>sve</w:t>
        </w:r>
        <w:r w:rsidR="434A88F9">
          <w:t xml:space="preserve"> </w:t>
        </w:r>
        <w:r w:rsidR="434A88F9">
          <w:t>baze</w:t>
        </w:r>
        <w:r w:rsidR="434A88F9">
          <w:t xml:space="preserve"> </w:t>
        </w:r>
        <w:r w:rsidR="434A88F9">
          <w:t>podataka</w:t>
        </w:r>
        <w:r w:rsidR="434A88F9">
          <w:t xml:space="preserve"> nalaze u digitalnom formatu.</w:t>
        </w:r>
      </w:ins>
    </w:p>
    <w:p w:rsidR="434A88F9" w:rsidP="0CFF99AD" w:rsidRDefault="434A88F9" w14:paraId="1BDEC884" w14:textId="57F6A7F9">
      <w:pPr>
        <w:pStyle w:val="Normal"/>
        <w:bidi w:val="0"/>
        <w:rPr>
          <w:ins w:author="Aleksa Bozinovic" w:date="2024-05-25T13:10:05.463Z" w16du:dateUtc="2024-05-25T13:10:05.463Z" w:id="101692680"/>
        </w:rPr>
      </w:pPr>
      <w:ins w:author="Aleksa Bozinovic" w:date="2024-05-25T13:09:59.796Z" w:id="1776711698">
        <w:r w:rsidR="434A88F9">
          <w:t>Iako</w:t>
        </w:r>
        <w:r w:rsidR="434A88F9">
          <w:t xml:space="preserve"> </w:t>
        </w:r>
        <w:r w:rsidR="434A88F9">
          <w:t>ovo</w:t>
        </w:r>
        <w:r w:rsidR="434A88F9">
          <w:t xml:space="preserve"> </w:t>
        </w:r>
        <w:r w:rsidR="434A88F9">
          <w:t>donosi</w:t>
        </w:r>
        <w:r w:rsidR="434A88F9">
          <w:t xml:space="preserve"> </w:t>
        </w:r>
        <w:r w:rsidR="434A88F9">
          <w:t>mnogo</w:t>
        </w:r>
        <w:r w:rsidR="434A88F9">
          <w:t xml:space="preserve"> </w:t>
        </w:r>
        <w:r w:rsidR="434A88F9">
          <w:t>benefita</w:t>
        </w:r>
        <w:r w:rsidR="434A88F9">
          <w:t xml:space="preserve">, </w:t>
        </w:r>
      </w:ins>
      <w:ins w:author="Aleksa Bozinovic" w:date="2024-05-25T13:10:03.7Z" w:id="117905976">
        <w:r w:rsidR="434A88F9">
          <w:t>donosi</w:t>
        </w:r>
        <w:r w:rsidR="434A88F9">
          <w:t xml:space="preserve"> </w:t>
        </w:r>
        <w:r w:rsidR="434A88F9">
          <w:t>i</w:t>
        </w:r>
        <w:r w:rsidR="434A88F9">
          <w:t xml:space="preserve"> par </w:t>
        </w:r>
        <w:r w:rsidR="434A88F9">
          <w:t>izazova</w:t>
        </w:r>
        <w:r w:rsidR="434A88F9">
          <w:t>.</w:t>
        </w:r>
      </w:ins>
    </w:p>
    <w:p w:rsidR="434A88F9" w:rsidP="0CFF99AD" w:rsidRDefault="434A88F9" w14:paraId="22B7980C" w14:textId="1D915253">
      <w:pPr>
        <w:pStyle w:val="Normal"/>
        <w:bidi w:val="0"/>
        <w:rPr>
          <w:ins w:author="Aleksa Bozinovic" w:date="2024-05-25T13:10:46.903Z" w16du:dateUtc="2024-05-25T13:10:46.903Z" w:id="2118748993"/>
        </w:rPr>
      </w:pPr>
      <w:ins w:author="Aleksa Bozinovic" w:date="2024-05-25T13:10:46.501Z" w:id="887472975">
        <w:r w:rsidR="434A88F9">
          <w:t>Šta</w:t>
        </w:r>
        <w:r w:rsidR="434A88F9">
          <w:t xml:space="preserve"> </w:t>
        </w:r>
        <w:r w:rsidR="434A88F9">
          <w:t>ako</w:t>
        </w:r>
        <w:r w:rsidR="434A88F9">
          <w:t xml:space="preserve"> se desi </w:t>
        </w:r>
        <w:r w:rsidR="434A88F9">
          <w:t>neka</w:t>
        </w:r>
        <w:r w:rsidR="434A88F9">
          <w:t xml:space="preserve"> </w:t>
        </w:r>
        <w:r w:rsidR="434A88F9">
          <w:t>prirodna</w:t>
        </w:r>
        <w:r w:rsidR="434A88F9">
          <w:t xml:space="preserve"> </w:t>
        </w:r>
        <w:r w:rsidR="434A88F9">
          <w:t>katastrofa</w:t>
        </w:r>
        <w:r w:rsidR="434A88F9">
          <w:t xml:space="preserve"> </w:t>
        </w:r>
        <w:r w:rsidR="434A88F9">
          <w:t>ili</w:t>
        </w:r>
        <w:r w:rsidR="434A88F9">
          <w:t xml:space="preserve"> cyber </w:t>
        </w:r>
        <w:r w:rsidR="434A88F9">
          <w:t>napad</w:t>
        </w:r>
        <w:r w:rsidR="434A88F9">
          <w:t xml:space="preserve">? </w:t>
        </w:r>
        <w:r w:rsidR="434A88F9">
          <w:t>Estonija</w:t>
        </w:r>
        <w:r w:rsidR="434A88F9">
          <w:t xml:space="preserve"> je </w:t>
        </w:r>
        <w:r w:rsidR="434A88F9">
          <w:t>imala</w:t>
        </w:r>
        <w:r w:rsidR="434A88F9">
          <w:t xml:space="preserve"> </w:t>
        </w:r>
        <w:r w:rsidR="434A88F9">
          <w:t>prilike</w:t>
        </w:r>
        <w:r w:rsidR="434A88F9">
          <w:t xml:space="preserve"> da se 2007. </w:t>
        </w:r>
        <w:r w:rsidR="434A88F9">
          <w:t>Susretne</w:t>
        </w:r>
        <w:r w:rsidR="434A88F9">
          <w:t xml:space="preserve"> </w:t>
        </w:r>
        <w:r w:rsidR="434A88F9">
          <w:t>sa</w:t>
        </w:r>
        <w:r w:rsidR="434A88F9">
          <w:t xml:space="preserve"> </w:t>
        </w:r>
        <w:r w:rsidR="434A88F9">
          <w:t>bezbroj</w:t>
        </w:r>
        <w:r w:rsidR="434A88F9">
          <w:t xml:space="preserve"> cyber napada, i morala je da nađe rešenje.</w:t>
        </w:r>
      </w:ins>
    </w:p>
    <w:p w:rsidR="434A88F9" w:rsidP="0CFF99AD" w:rsidRDefault="434A88F9" w14:paraId="3D697EBA" w14:textId="7BCDD501">
      <w:pPr>
        <w:pStyle w:val="Heading2"/>
        <w:bidi w:val="0"/>
        <w:rPr>
          <w:ins w:author="Aleksa Bozinovic" w:date="2024-05-25T13:10:58.886Z" w16du:dateUtc="2024-05-25T13:10:58.886Z" w:id="2068748370"/>
        </w:rPr>
        <w:pPrChange w:author="Aleksa Bozinovic" w:date="2024-05-25T13:10:57.209Z">
          <w:pPr>
            <w:pStyle w:val="Normal"/>
            <w:bidi w:val="0"/>
          </w:pPr>
        </w:pPrChange>
      </w:pPr>
      <w:bookmarkStart w:name="_Toc1419480338" w:id="529011766"/>
      <w:ins w:author="Aleksa Bozinovic" w:date="2024-05-25T13:10:58.691Z" w:id="1631918408">
        <w:r w:rsidR="434A88F9">
          <w:t>Rešenje</w:t>
        </w:r>
      </w:ins>
      <w:bookmarkEnd w:id="529011766"/>
    </w:p>
    <w:p w:rsidR="434A88F9" w:rsidP="0CFF99AD" w:rsidRDefault="434A88F9" w14:paraId="773C4992" w14:textId="7B155CA1">
      <w:pPr>
        <w:pStyle w:val="Normal"/>
        <w:bidi w:val="0"/>
        <w:rPr>
          <w:ins w:author="Aleksa Bozinovic" w:date="2024-05-25T13:11:21.03Z" w16du:dateUtc="2024-05-25T13:11:21.03Z" w:id="617569175"/>
        </w:rPr>
        <w:pPrChange w:author="Aleksa Bozinovic" w:date="2024-05-25T13:10:58.887Z">
          <w:pPr>
            <w:pStyle w:val="Heading2"/>
            <w:bidi w:val="0"/>
          </w:pPr>
        </w:pPrChange>
      </w:pPr>
      <w:ins w:author="Aleksa Bozinovic" w:date="2024-05-25T13:11:19.732Z" w:id="1050940765">
        <w:r w:rsidR="434A88F9">
          <w:t xml:space="preserve">Ovi </w:t>
        </w:r>
        <w:r w:rsidR="434A88F9">
          <w:t>napadi</w:t>
        </w:r>
        <w:r w:rsidR="434A88F9">
          <w:t xml:space="preserve"> </w:t>
        </w:r>
        <w:r w:rsidR="434A88F9">
          <w:t>su</w:t>
        </w:r>
        <w:r w:rsidR="434A88F9">
          <w:t xml:space="preserve"> </w:t>
        </w:r>
        <w:r w:rsidR="434A88F9">
          <w:t>joj</w:t>
        </w:r>
        <w:r w:rsidR="434A88F9">
          <w:t xml:space="preserve"> </w:t>
        </w:r>
        <w:r w:rsidR="434A88F9">
          <w:t>doveli</w:t>
        </w:r>
        <w:r w:rsidR="434A88F9">
          <w:t xml:space="preserve"> do </w:t>
        </w:r>
        <w:r w:rsidR="434A88F9">
          <w:t>znanja</w:t>
        </w:r>
        <w:r w:rsidR="434A88F9">
          <w:t xml:space="preserve"> da mora da </w:t>
        </w:r>
        <w:r w:rsidR="434A88F9">
          <w:t>nađe</w:t>
        </w:r>
        <w:r w:rsidR="434A88F9">
          <w:t xml:space="preserve"> </w:t>
        </w:r>
        <w:r w:rsidR="434A88F9">
          <w:t>neko</w:t>
        </w:r>
        <w:r w:rsidR="434A88F9">
          <w:t xml:space="preserve"> </w:t>
        </w:r>
        <w:r w:rsidR="434A88F9">
          <w:t>rešenje</w:t>
        </w:r>
        <w:r w:rsidR="434A88F9">
          <w:t xml:space="preserve"> izvan zemlje.</w:t>
        </w:r>
      </w:ins>
    </w:p>
    <w:p w:rsidR="434A88F9" w:rsidP="0CFF99AD" w:rsidRDefault="434A88F9" w14:paraId="51906B36" w14:textId="45674B5A">
      <w:pPr>
        <w:pStyle w:val="Normal"/>
        <w:bidi w:val="0"/>
        <w:rPr>
          <w:ins w:author="Aleksa Bozinovic" w:date="2024-05-25T13:11:46.142Z" w16du:dateUtc="2024-05-25T13:11:46.142Z" w:id="1414104458"/>
        </w:rPr>
      </w:pPr>
      <w:ins w:author="Aleksa Bozinovic" w:date="2024-05-25T13:11:45.636Z" w:id="1118635570">
        <w:r w:rsidR="434A88F9">
          <w:t>Nakon</w:t>
        </w:r>
        <w:r w:rsidR="434A88F9">
          <w:t xml:space="preserve"> </w:t>
        </w:r>
        <w:r w:rsidR="434A88F9">
          <w:t>nekoliko</w:t>
        </w:r>
        <w:r w:rsidR="434A88F9">
          <w:t xml:space="preserve"> </w:t>
        </w:r>
        <w:r w:rsidR="434A88F9">
          <w:t>godina</w:t>
        </w:r>
        <w:r w:rsidR="434A88F9">
          <w:t xml:space="preserve"> </w:t>
        </w:r>
        <w:r w:rsidR="434A88F9">
          <w:t>razmišljanja</w:t>
        </w:r>
        <w:r w:rsidR="434A88F9">
          <w:t xml:space="preserve">, </w:t>
        </w:r>
        <w:r w:rsidR="434A88F9">
          <w:t>odlučila</w:t>
        </w:r>
        <w:r w:rsidR="434A88F9">
          <w:t xml:space="preserve"> je da </w:t>
        </w:r>
        <w:r w:rsidR="434A88F9">
          <w:t>osnuje</w:t>
        </w:r>
        <w:r w:rsidR="434A88F9">
          <w:t xml:space="preserve"> </w:t>
        </w:r>
        <w:r w:rsidR="434A88F9">
          <w:t>prvu</w:t>
        </w:r>
        <w:r w:rsidR="434A88F9">
          <w:t xml:space="preserve"> </w:t>
        </w:r>
        <w:r w:rsidR="434A88F9">
          <w:t>svetsku</w:t>
        </w:r>
        <w:r w:rsidR="434A88F9">
          <w:t xml:space="preserve"> </w:t>
        </w:r>
        <w:r w:rsidR="434A88F9">
          <w:t>ambasadu</w:t>
        </w:r>
        <w:r w:rsidR="434A88F9">
          <w:t xml:space="preserve"> </w:t>
        </w:r>
        <w:r w:rsidR="434A88F9">
          <w:t>podataka</w:t>
        </w:r>
        <w:r w:rsidR="434A88F9">
          <w:t xml:space="preserve"> u </w:t>
        </w:r>
        <w:r w:rsidR="434A88F9">
          <w:t>partnerstvu</w:t>
        </w:r>
        <w:r w:rsidR="434A88F9">
          <w:t xml:space="preserve"> </w:t>
        </w:r>
        <w:r w:rsidR="434A88F9">
          <w:t>sa</w:t>
        </w:r>
        <w:r w:rsidR="434A88F9">
          <w:t xml:space="preserve"> </w:t>
        </w:r>
        <w:r w:rsidR="434A88F9">
          <w:t>vladom</w:t>
        </w:r>
        <w:r w:rsidR="434A88F9">
          <w:t xml:space="preserve"> Luksemburga.</w:t>
        </w:r>
      </w:ins>
    </w:p>
    <w:p w:rsidR="434A88F9" w:rsidP="0CFF99AD" w:rsidRDefault="434A88F9" w14:paraId="4938D0E2" w14:textId="4095B00F">
      <w:pPr>
        <w:pStyle w:val="Normal"/>
        <w:bidi w:val="0"/>
        <w:rPr>
          <w:ins w:author="Aleksa Bozinovic" w:date="2024-05-25T13:12:19.821Z" w16du:dateUtc="2024-05-25T13:12:19.821Z" w:id="1417489405"/>
        </w:rPr>
      </w:pPr>
      <w:ins w:author="Aleksa Bozinovic" w:date="2024-05-25T13:11:57.962Z" w:id="1815707479">
        <w:r w:rsidR="434A88F9">
          <w:t xml:space="preserve">U </w:t>
        </w:r>
        <w:r w:rsidR="434A88F9">
          <w:t>junu</w:t>
        </w:r>
        <w:r w:rsidR="434A88F9">
          <w:t xml:space="preserve"> 2017. </w:t>
        </w:r>
        <w:r w:rsidR="434A88F9">
          <w:t>Premijeri</w:t>
        </w:r>
        <w:r w:rsidR="434A88F9">
          <w:t xml:space="preserve"> </w:t>
        </w:r>
        <w:r w:rsidR="434A88F9">
          <w:t>ove</w:t>
        </w:r>
        <w:r w:rsidR="434A88F9">
          <w:t xml:space="preserve"> </w:t>
        </w:r>
        <w:r w:rsidR="434A88F9">
          <w:t>dve</w:t>
        </w:r>
        <w:r w:rsidR="434A88F9">
          <w:t xml:space="preserve"> </w:t>
        </w:r>
        <w:r w:rsidR="434A88F9">
          <w:t>zemlje</w:t>
        </w:r>
        <w:r w:rsidR="434A88F9">
          <w:t xml:space="preserve"> </w:t>
        </w:r>
        <w:r w:rsidR="434A88F9">
          <w:t>su</w:t>
        </w:r>
        <w:r w:rsidR="434A88F9">
          <w:t xml:space="preserve"> </w:t>
        </w:r>
        <w:r w:rsidR="434A88F9">
          <w:t>potpisali</w:t>
        </w:r>
        <w:r w:rsidR="434A88F9">
          <w:t xml:space="preserve"> </w:t>
        </w:r>
        <w:r w:rsidR="434A88F9">
          <w:t>jedinstveni</w:t>
        </w:r>
        <w:r w:rsidR="434A88F9">
          <w:t xml:space="preserve"> </w:t>
        </w:r>
        <w:r w:rsidR="434A88F9">
          <w:t>bilateralni</w:t>
        </w:r>
        <w:r w:rsidR="434A88F9">
          <w:t xml:space="preserve"> </w:t>
        </w:r>
      </w:ins>
      <w:ins w:author="Aleksa Bozinovic" w:date="2024-05-25T13:12:17.453Z" w:id="1410370850">
        <w:r w:rsidR="434A88F9">
          <w:t>dogovor</w:t>
        </w:r>
        <w:r w:rsidR="434A88F9">
          <w:t xml:space="preserve"> da </w:t>
        </w:r>
        <w:r w:rsidR="434A88F9">
          <w:t>Estonija</w:t>
        </w:r>
        <w:r w:rsidR="434A88F9">
          <w:t xml:space="preserve"> </w:t>
        </w:r>
        <w:r w:rsidR="434A88F9">
          <w:t>može</w:t>
        </w:r>
        <w:r w:rsidR="434A88F9">
          <w:t xml:space="preserve"> da </w:t>
        </w:r>
        <w:r w:rsidR="434A88F9">
          <w:t>koristi</w:t>
        </w:r>
        <w:r w:rsidR="434A88F9">
          <w:t xml:space="preserve"> </w:t>
        </w:r>
        <w:r w:rsidR="434A88F9">
          <w:t>Luksemburške</w:t>
        </w:r>
        <w:r w:rsidR="434A88F9">
          <w:t xml:space="preserve"> </w:t>
        </w:r>
        <w:r w:rsidR="434A88F9">
          <w:t>državne</w:t>
        </w:r>
        <w:r w:rsidR="434A88F9">
          <w:t xml:space="preserve"> data </w:t>
        </w:r>
        <w:r w:rsidR="434A88F9">
          <w:t>centre</w:t>
        </w:r>
        <w:r w:rsidR="434A88F9">
          <w:t>.</w:t>
        </w:r>
      </w:ins>
    </w:p>
    <w:p w:rsidR="434A88F9" w:rsidP="0CFF99AD" w:rsidRDefault="434A88F9" w14:paraId="223A8A19" w14:textId="4508629E">
      <w:pPr>
        <w:pStyle w:val="Normal"/>
        <w:bidi w:val="0"/>
        <w:rPr>
          <w:ins w:author="Aleksa Bozinovic" w:date="2024-05-25T13:12:42.112Z" w16du:dateUtc="2024-05-25T13:12:42.112Z" w:id="1383669008"/>
        </w:rPr>
      </w:pPr>
      <w:ins w:author="Aleksa Bozinovic" w:date="2024-05-25T13:12:38.356Z" w:id="1699954303">
        <w:r w:rsidR="434A88F9">
          <w:t xml:space="preserve">Ti </w:t>
        </w:r>
        <w:r w:rsidR="434A88F9">
          <w:t>serveri</w:t>
        </w:r>
        <w:r w:rsidR="434A88F9">
          <w:t xml:space="preserve"> </w:t>
        </w:r>
        <w:r w:rsidR="434A88F9">
          <w:t>s</w:t>
        </w:r>
        <w:r w:rsidR="434A88F9">
          <w:t>e</w:t>
        </w:r>
        <w:r w:rsidR="434A88F9">
          <w:t xml:space="preserve"> </w:t>
        </w:r>
        <w:r w:rsidR="434A88F9">
          <w:t>smatraju</w:t>
        </w:r>
        <w:r w:rsidR="434A88F9">
          <w:t xml:space="preserve"> </w:t>
        </w:r>
        <w:r w:rsidR="434A88F9">
          <w:t>kao</w:t>
        </w:r>
        <w:r w:rsidR="434A88F9">
          <w:t xml:space="preserve"> </w:t>
        </w:r>
        <w:r w:rsidR="434A88F9">
          <w:t>Estonske</w:t>
        </w:r>
        <w:r w:rsidR="434A88F9">
          <w:t xml:space="preserve"> </w:t>
        </w:r>
        <w:r w:rsidR="434A88F9">
          <w:t>ambasade</w:t>
        </w:r>
        <w:r w:rsidR="434A88F9">
          <w:t xml:space="preserve">, </w:t>
        </w:r>
        <w:r w:rsidR="434A88F9">
          <w:t>i</w:t>
        </w:r>
        <w:r w:rsidR="434A88F9">
          <w:t xml:space="preserve"> time se </w:t>
        </w:r>
        <w:r w:rsidR="434A88F9">
          <w:t>Estoniji</w:t>
        </w:r>
        <w:r w:rsidR="434A88F9">
          <w:t xml:space="preserve"> </w:t>
        </w:r>
        <w:r w:rsidR="434A88F9">
          <w:t>pruža</w:t>
        </w:r>
        <w:r w:rsidR="434A88F9">
          <w:t xml:space="preserve"> </w:t>
        </w:r>
        <w:r w:rsidR="434A88F9">
          <w:t>potpuna</w:t>
        </w:r>
        <w:r w:rsidR="434A88F9">
          <w:t xml:space="preserve"> </w:t>
        </w:r>
        <w:r w:rsidR="434A88F9">
          <w:t>kontrola</w:t>
        </w:r>
        <w:r w:rsidR="434A88F9">
          <w:t xml:space="preserve"> </w:t>
        </w:r>
        <w:r w:rsidR="434A88F9">
          <w:t>nad</w:t>
        </w:r>
        <w:r w:rsidR="434A88F9">
          <w:t xml:space="preserve"> </w:t>
        </w:r>
        <w:r w:rsidR="434A88F9">
          <w:t>njima</w:t>
        </w:r>
        <w:r w:rsidR="434A88F9">
          <w:t>.</w:t>
        </w:r>
      </w:ins>
    </w:p>
    <w:p w:rsidR="0CFF99AD" w:rsidRDefault="0CFF99AD" w14:paraId="60E02221" w14:textId="367E41FD">
      <w:r>
        <w:br w:type="page"/>
      </w:r>
    </w:p>
    <w:p w:rsidR="29798AFE" w:rsidP="0CFF99AD" w:rsidRDefault="29798AFE" w14:paraId="2E8BE093" w14:textId="01246D92">
      <w:pPr>
        <w:pStyle w:val="Heading1"/>
        <w:bidi w:val="0"/>
        <w:rPr>
          <w:ins w:author="Aleksa Bozinovic" w:date="2024-05-25T13:12:54.316Z" w16du:dateUtc="2024-05-25T13:12:54.316Z" w:id="413179180"/>
        </w:rPr>
        <w:pPrChange w:author="Aleksa Bozinovic" w:date="2024-05-25T13:12:52.426Z">
          <w:pPr>
            <w:pStyle w:val="Normal"/>
            <w:bidi w:val="0"/>
          </w:pPr>
        </w:pPrChange>
      </w:pPr>
      <w:bookmarkStart w:name="_Toc984691427" w:id="1442268641"/>
      <w:ins w:author="Aleksa Bozinovic" w:date="2024-05-25T13:12:54.169Z" w:id="518039789">
        <w:r w:rsidR="29798AFE">
          <w:t>Literatura</w:t>
        </w:r>
      </w:ins>
      <w:bookmarkEnd w:id="1442268641"/>
    </w:p>
    <w:p w:rsidR="29798AFE" w:rsidP="0CFF99AD" w:rsidRDefault="29798AFE" w14:paraId="777D1EA6" w14:textId="7D0A2EB4">
      <w:pPr>
        <w:pStyle w:val="Normal"/>
        <w:bidi w:val="0"/>
        <w:rPr>
          <w:ins w:author="Aleksa Bozinovic" w:date="2024-05-25T13:13:43.894Z" w16du:dateUtc="2024-05-25T13:13:43.894Z" w:id="650166826"/>
        </w:rPr>
        <w:pPrChange w:author="Aleksa Bozinovic" w:date="2024-05-25T13:12:54.317Z">
          <w:pPr>
            <w:pStyle w:val="Heading1"/>
            <w:bidi w:val="0"/>
          </w:pPr>
        </w:pPrChange>
      </w:pPr>
      <w:r>
        <w:fldChar w:fldCharType="begin"/>
      </w:r>
      <w:del w:author="Aleksa Bozinovic" w:date="2024-05-25T13:25:36.055Z" w:id="1540189558">
        <w:r>
          <w:delInstrText xml:space="preserve">HYPERLINK "http://Elektronsko poslovanje - knjiga" </w:delInstrText>
        </w:r>
      </w:del>
      <w:ins w:author="Aleksa Bozinovic" w:date="2024-05-25T13:25:36.055Z" w:id="628847939">
        <w:r>
          <w:instrText xml:space="preserve">HYPERLINK "https://imipmf.sharepoint.com/:b:/r/sites/Elektronskoposlovanje-2024/Predavanja/Elektronsko%20poslovanje%20-%20knjiga.pdf?csf=1&amp;web=1&amp;e=JGoKV3" </w:instrText>
        </w:r>
      </w:ins>
      <w:r>
        <w:fldChar w:fldCharType="separate"/>
      </w:r>
      <w:ins w:author="Aleksa Bozinovic" w:date="2024-05-25T13:13:23.218Z" w:id="124603318">
        <w:r>
          <w:fldChar w:fldCharType="begin"/>
        </w:r>
        <w:r>
          <w:instrText xml:space="preserve">HYPERLINK "https://imipmf.sharepoint.com/:b:/r/sites/Elektronskoposlovanje-2024/Predavanja/Elektronsko poslovanje - knjiga.pdf?csf=1&amp;web=1&amp;e=JGoKV3" </w:instrText>
        </w:r>
        <w:r>
          <w:fldChar w:fldCharType="separate"/>
        </w:r>
      </w:ins>
      <w:ins w:author="Aleksa Bozinovic" w:date="2024-05-25T13:13:23.216Z" w:id="2024986357">
        <w:r w:rsidRPr="0CFF99AD" w:rsidR="29798AFE">
          <w:rPr>
            <w:rStyle w:val="Hyperlink"/>
          </w:rPr>
          <w:t>Elektronsko poslovanje - knjiga</w:t>
        </w:r>
      </w:ins>
      <w:ins w:author="Aleksa Bozinovic" w:date="2024-05-25T13:13:23.218Z" w:id="523980184">
        <w:r>
          <w:fldChar w:fldCharType="end"/>
        </w:r>
      </w:ins>
      <w:r>
        <w:fldChar w:fldCharType="end"/>
      </w:r>
    </w:p>
    <w:p w:rsidR="29798AFE" w:rsidP="0CFF99AD" w:rsidRDefault="29798AFE" w14:paraId="03F9AACB" w14:textId="61536FC7">
      <w:pPr>
        <w:pStyle w:val="Normal"/>
        <w:bidi w:val="0"/>
        <w:rPr>
          <w:ins w:author="Aleksa Bozinovic" w:date="2024-05-25T13:14:21.028Z" w16du:dateUtc="2024-05-25T13:14:21.028Z" w:id="1221019846"/>
        </w:rPr>
      </w:pPr>
      <w:r>
        <w:fldChar w:fldCharType="begin"/>
      </w:r>
      <w:del w:author="Aleksa Bozinovic" w:date="2024-05-25T13:25:56.947Z" w:id="1894906456">
        <w:r>
          <w:delInstrText xml:space="preserve">HYPERLINK "http://Four kinds of e-governance" </w:delInstrText>
        </w:r>
      </w:del>
      <w:ins w:author="Aleksa Bozinovic" w:date="2024-05-25T13:25:56.947Z" w:id="89088621">
        <w:r>
          <w:instrText xml:space="preserve">HYPERLINK "https://www.gdrc.org/u-gov/egov-03.html" </w:instrText>
        </w:r>
      </w:ins>
      <w:r>
        <w:fldChar w:fldCharType="separate"/>
      </w:r>
      <w:ins w:author="Aleksa Bozinovic" w:date="2024-05-25T13:14:06.821Z" w:id="2085101055">
        <w:r>
          <w:fldChar w:fldCharType="begin"/>
        </w:r>
        <w:r>
          <w:instrText xml:space="preserve">HYPERLINK "https://www.gdrc.org/u-gov/egov-03.html" </w:instrText>
        </w:r>
        <w:r>
          <w:fldChar w:fldCharType="separate"/>
        </w:r>
      </w:ins>
      <w:ins w:author="Aleksa Bozinovic" w:date="2024-05-25T13:14:06.806Z" w:id="823453625">
        <w:r w:rsidRPr="0CFF99AD" w:rsidR="29798AFE">
          <w:rPr>
            <w:rStyle w:val="Hyperlink"/>
          </w:rPr>
          <w:t>Four kinds of e-governance</w:t>
        </w:r>
      </w:ins>
      <w:ins w:author="Aleksa Bozinovic" w:date="2024-05-25T13:14:06.821Z" w:id="497806457">
        <w:r>
          <w:fldChar w:fldCharType="end"/>
        </w:r>
      </w:ins>
      <w:r>
        <w:fldChar w:fldCharType="end"/>
      </w:r>
    </w:p>
    <w:p w:rsidR="29798AFE" w:rsidP="0CFF99AD" w:rsidRDefault="29798AFE" w14:paraId="48458C9B" w14:textId="50F438D8">
      <w:pPr>
        <w:pStyle w:val="Normal"/>
        <w:bidi w:val="0"/>
        <w:rPr>
          <w:ins w:author="Aleksa Bozinovic" w:date="2024-05-25T13:14:57.256Z" w16du:dateUtc="2024-05-25T13:14:57.256Z" w:id="78636688"/>
        </w:rPr>
      </w:pPr>
      <w:r>
        <w:fldChar w:fldCharType="begin"/>
      </w:r>
      <w:del w:author="Aleksa Bozinovic" w:date="2024-05-25T13:26:10.994Z" w:id="102483568">
        <w:r>
          <w:delInstrText xml:space="preserve">HYPERLINK "http://Introducing e-Gov: History" </w:delInstrText>
        </w:r>
      </w:del>
      <w:ins w:author="Aleksa Bozinovic" w:date="2024-05-25T13:26:10.994Z" w:id="1237368086">
        <w:r>
          <w:instrText xml:space="preserve">HYPERLINK "https://core.ac.uk/download/pdf/301377389.pdf" </w:instrText>
        </w:r>
      </w:ins>
      <w:r>
        <w:fldChar w:fldCharType="separate"/>
      </w:r>
      <w:ins w:author="Aleksa Bozinovic" w:date="2024-05-25T13:14:36.001Z" w:id="1406701189">
        <w:r>
          <w:fldChar w:fldCharType="begin"/>
        </w:r>
        <w:r>
          <w:instrText xml:space="preserve">HYPERLINK "https://core.ac.uk/download/pdf/301377389.pdf" </w:instrText>
        </w:r>
        <w:r>
          <w:fldChar w:fldCharType="separate"/>
        </w:r>
      </w:ins>
      <w:ins w:author="Aleksa Bozinovic" w:date="2024-05-25T13:14:36Z" w:id="1904290833">
        <w:r w:rsidRPr="0CFF99AD" w:rsidR="29798AFE">
          <w:rPr>
            <w:rStyle w:val="Hyperlink"/>
          </w:rPr>
          <w:t>Introducing e-Gov: History</w:t>
        </w:r>
      </w:ins>
      <w:ins w:author="Aleksa Bozinovic" w:date="2024-05-25T13:14:36.001Z" w:id="1550552063">
        <w:r>
          <w:fldChar w:fldCharType="end"/>
        </w:r>
      </w:ins>
      <w:r>
        <w:fldChar w:fldCharType="end"/>
      </w:r>
    </w:p>
    <w:p w:rsidR="29798AFE" w:rsidP="0CFF99AD" w:rsidRDefault="29798AFE" w14:paraId="05799152" w14:textId="0F545CA2">
      <w:pPr>
        <w:pStyle w:val="Normal"/>
        <w:bidi w:val="0"/>
        <w:rPr>
          <w:ins w:author="Aleksa Bozinovic" w:date="2024-05-25T13:15:20.121Z" w16du:dateUtc="2024-05-25T13:15:20.121Z" w:id="1927990655"/>
        </w:rPr>
      </w:pPr>
      <w:r>
        <w:fldChar w:fldCharType="begin"/>
      </w:r>
      <w:del w:author="Aleksa Bozinovic" w:date="2024-05-25T13:26:21.936Z" w:id="1624205891">
        <w:r>
          <w:delInstrText xml:space="preserve">HYPERLINK "http://Four ages of e-Governance" </w:delInstrText>
        </w:r>
      </w:del>
      <w:ins w:author="Aleksa Bozinovic" w:date="2024-05-25T13:26:21.936Z" w:id="2098180284">
        <w:r>
          <w:instrText xml:space="preserve">HYPERLINK "https://ega.ee/blog_post/four-ages-egovernance/" </w:instrText>
        </w:r>
      </w:ins>
      <w:r>
        <w:fldChar w:fldCharType="separate"/>
      </w:r>
      <w:ins w:author="Aleksa Bozinovic" w:date="2024-05-25T13:15:09.105Z" w:id="1081051802">
        <w:r>
          <w:fldChar w:fldCharType="begin"/>
        </w:r>
        <w:r>
          <w:instrText xml:space="preserve">HYPERLINK "https://ega.ee/blog_post/four-ages-egovernance/" </w:instrText>
        </w:r>
        <w:r>
          <w:fldChar w:fldCharType="separate"/>
        </w:r>
      </w:ins>
      <w:ins w:author="Aleksa Bozinovic" w:date="2024-05-25T13:15:09.104Z" w:id="98833291">
        <w:r w:rsidRPr="0CFF99AD" w:rsidR="29798AFE">
          <w:rPr>
            <w:rStyle w:val="Hyperlink"/>
          </w:rPr>
          <w:t>Four ages of e-Governance</w:t>
        </w:r>
      </w:ins>
      <w:ins w:author="Aleksa Bozinovic" w:date="2024-05-25T13:15:09.105Z" w:id="549163010">
        <w:r>
          <w:fldChar w:fldCharType="end"/>
        </w:r>
      </w:ins>
      <w:r>
        <w:fldChar w:fldCharType="end"/>
      </w:r>
    </w:p>
    <w:p w:rsidR="29798AFE" w:rsidP="0CFF99AD" w:rsidRDefault="29798AFE" w14:paraId="38745FE7" w14:textId="6681F754">
      <w:pPr>
        <w:pStyle w:val="Normal"/>
        <w:bidi w:val="0"/>
        <w:rPr>
          <w:ins w:author="Aleksa Bozinovic" w:date="2024-05-25T13:15:39.128Z" w16du:dateUtc="2024-05-25T13:15:39.128Z" w:id="560215383"/>
        </w:rPr>
      </w:pPr>
      <w:r>
        <w:fldChar w:fldCharType="begin"/>
      </w:r>
      <w:del w:author="Aleksa Bozinovic" w:date="2024-05-25T13:26:33.954Z" w:id="1013015279">
        <w:r>
          <w:delInstrText xml:space="preserve">HYPERLINK "http://Estonia case study" </w:delInstrText>
        </w:r>
      </w:del>
      <w:ins w:author="Aleksa Bozinovic" w:date="2024-05-25T13:26:33.954Z" w:id="753109643">
        <w:r>
          <w:instrText xml:space="preserve">HYPERLINK "https://www.oecd.org/gov/innovative-government/Estonia-case-study-UAE-report-2018.pdf" </w:instrText>
        </w:r>
      </w:ins>
      <w:r>
        <w:fldChar w:fldCharType="separate"/>
      </w:r>
      <w:ins w:author="Aleksa Bozinovic" w:date="2024-05-25T13:15:28.99Z" w:id="524262760">
        <w:r>
          <w:fldChar w:fldCharType="begin"/>
        </w:r>
        <w:r>
          <w:instrText xml:space="preserve">HYPERLINK "https://www.oecd.org/gov/innovative-government/Estonia-case-study-UAE-report-2018.pdf" </w:instrText>
        </w:r>
        <w:r>
          <w:fldChar w:fldCharType="separate"/>
        </w:r>
      </w:ins>
      <w:ins w:author="Aleksa Bozinovic" w:date="2024-05-25T13:15:28.989Z" w:id="981908329">
        <w:r w:rsidRPr="0CFF99AD" w:rsidR="29798AFE">
          <w:rPr>
            <w:rStyle w:val="Hyperlink"/>
          </w:rPr>
          <w:t>Estonia case study</w:t>
        </w:r>
      </w:ins>
      <w:ins w:author="Aleksa Bozinovic" w:date="2024-05-25T13:15:28.99Z" w:id="553163746">
        <w:r>
          <w:fldChar w:fldCharType="end"/>
        </w:r>
      </w:ins>
      <w:r>
        <w:fldChar w:fldCharType="end"/>
      </w:r>
    </w:p>
    <w:p w:rsidR="29798AFE" w:rsidP="0CFF99AD" w:rsidRDefault="29798AFE" w14:paraId="4FB5038F" w14:textId="02FEF51A">
      <w:pPr>
        <w:pStyle w:val="Normal"/>
        <w:bidi w:val="0"/>
        <w:rPr>
          <w:ins w:author="Aleksa Bozinovic" w:date="2024-05-25T13:16:00.705Z" w16du:dateUtc="2024-05-25T13:16:00.705Z" w:id="656968618"/>
        </w:rPr>
      </w:pPr>
      <w:r>
        <w:fldChar w:fldCharType="begin"/>
      </w:r>
      <w:del w:author="Aleksa Bozinovic" w:date="2024-05-25T13:26:46.787Z" w:id="1430393992">
        <w:r>
          <w:delInstrText xml:space="preserve">HYPERLINK "http://Advantages and disadvantages of e-governance" </w:delInstrText>
        </w:r>
      </w:del>
      <w:ins w:author="Aleksa Bozinovic" w:date="2024-05-25T13:26:46.787Z" w:id="1017330313">
        <w:r>
          <w:instrText xml:space="preserve">HYPERLINK "https://www.e-spincorp.com/the-advantages-and-disadvantages-of-e-government/" </w:instrText>
        </w:r>
      </w:ins>
      <w:r>
        <w:fldChar w:fldCharType="separate"/>
      </w:r>
      <w:ins w:author="Aleksa Bozinovic" w:date="2024-05-25T13:15:51.359Z" w:id="906043749">
        <w:r>
          <w:fldChar w:fldCharType="begin"/>
        </w:r>
        <w:r>
          <w:instrText xml:space="preserve">HYPERLINK "https://www.e-spincorp.com/the-advantages-and-disadvantages-of-e-government/" </w:instrText>
        </w:r>
        <w:r>
          <w:fldChar w:fldCharType="separate"/>
        </w:r>
      </w:ins>
      <w:ins w:author="Aleksa Bozinovic" w:date="2024-05-25T13:15:51.358Z" w:id="45503784">
        <w:r w:rsidRPr="0CFF99AD" w:rsidR="29798AFE">
          <w:rPr>
            <w:rStyle w:val="Hyperlink"/>
          </w:rPr>
          <w:t>Advantages and disadvantages of e-governance</w:t>
        </w:r>
      </w:ins>
      <w:ins w:author="Aleksa Bozinovic" w:date="2024-05-25T13:15:51.359Z" w:id="1369630397">
        <w:r>
          <w:fldChar w:fldCharType="end"/>
        </w:r>
      </w:ins>
      <w:r>
        <w:fldChar w:fldCharType="end"/>
      </w:r>
    </w:p>
    <w:p w:rsidR="29798AFE" w:rsidP="0CFF99AD" w:rsidRDefault="29798AFE" w14:paraId="6484DFAD" w14:textId="7C48CBFF">
      <w:pPr>
        <w:pStyle w:val="Normal"/>
        <w:bidi w:val="0"/>
        <w:rPr>
          <w:rPrChange w:author="Aleksa Bozinovic" w:date="2024-05-25T13:12:54.317Z" w:id="1704894269">
            <w:rPr>
              <w:rFonts w:ascii="Aptos" w:hAnsi="Aptos" w:eastAsia="Aptos" w:cs="Aptos"/>
              <w:noProof w:val="0"/>
              <w:sz w:val="22"/>
              <w:szCs w:val="22"/>
              <w:lang w:val="en-US"/>
            </w:rPr>
          </w:rPrChange>
        </w:rPr>
      </w:pPr>
      <w:r>
        <w:fldChar w:fldCharType="begin"/>
      </w:r>
      <w:del w:author="Aleksa Bozinovic" w:date="2024-05-25T13:26:58.368Z" w:id="1347068342">
        <w:r>
          <w:delInstrText xml:space="preserve">HYPERLINK "https://en.wikipedia.org/wiki/Electronic_identification" </w:delInstrText>
        </w:r>
      </w:del>
      <w:ins w:author="Aleksa Bozinovic" w:date="2024-05-25T13:26:58.368Z" w:id="421496616">
        <w:r>
          <w:instrText xml:space="preserve">HYPERLINK "https://en.wikipedia.org/wiki/Electronic_identification" </w:instrText>
        </w:r>
      </w:ins>
      <w:r>
        <w:fldChar w:fldCharType="separate"/>
      </w:r>
      <w:ins w:author="Aleksa Bozinovic" w:date="2024-05-25T13:16:10.197Z" w:id="120613013">
        <w:r>
          <w:fldChar w:fldCharType="begin"/>
        </w:r>
        <w:r>
          <w:instrText xml:space="preserve">HYPERLINK "https://en.wikipedia.org/wiki/Electronic_identification" </w:instrText>
        </w:r>
        <w:r>
          <w:fldChar w:fldCharType="separate"/>
        </w:r>
      </w:ins>
      <w:ins w:author="Aleksa Bozinovic" w:date="2024-05-25T13:16:10.196Z" w:id="442420534">
        <w:r w:rsidRPr="0CFF99AD" w:rsidR="29798AFE">
          <w:rPr>
            <w:rStyle w:val="Hyperlink"/>
          </w:rPr>
          <w:t>Electronic identification</w:t>
        </w:r>
      </w:ins>
      <w:ins w:author="Aleksa Bozinovic" w:date="2024-05-25T13:16:10.197Z" w:id="1155520466">
        <w:r>
          <w:fldChar w:fldCharType="end"/>
        </w:r>
      </w:ins>
      <w:r>
        <w:fldChar w:fldCharType="end"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a7a8c5894b84993"/>
      <w:footerReference w:type="default" r:id="Ra6399297640a45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FF99AD" w:rsidTr="0CFF99AD" w14:paraId="742E9665">
      <w:trPr>
        <w:trHeight w:val="300"/>
      </w:trPr>
      <w:tc>
        <w:tcPr>
          <w:tcW w:w="3120" w:type="dxa"/>
          <w:tcMar/>
        </w:tcPr>
        <w:p w:rsidR="0CFF99AD" w:rsidP="0CFF99AD" w:rsidRDefault="0CFF99AD" w14:paraId="09BAFF6C" w14:textId="667BFA9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FF99AD" w:rsidP="0CFF99AD" w:rsidRDefault="0CFF99AD" w14:paraId="33A93DA1" w14:textId="74C226D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FF99AD" w:rsidP="0CFF99AD" w:rsidRDefault="0CFF99AD" w14:paraId="4D294216" w14:textId="3FB6912A">
          <w:pPr>
            <w:pStyle w:val="Header"/>
            <w:bidi w:val="0"/>
            <w:ind w:right="-115"/>
            <w:jc w:val="right"/>
          </w:pPr>
        </w:p>
      </w:tc>
    </w:tr>
  </w:tbl>
  <w:p w:rsidR="0CFF99AD" w:rsidP="0CFF99AD" w:rsidRDefault="0CFF99AD" w14:paraId="32B4707F" w14:textId="0E43A34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5"/>
      <w:gridCol w:w="8670"/>
      <w:gridCol w:w="345"/>
    </w:tblGrid>
    <w:tr w:rsidR="0CFF99AD" w:rsidTr="0CFF99AD" w14:paraId="19934E8D">
      <w:trPr>
        <w:trHeight w:val="300"/>
      </w:trPr>
      <w:tc>
        <w:tcPr>
          <w:tcW w:w="345" w:type="dxa"/>
          <w:tcMar/>
        </w:tcPr>
        <w:p w:rsidR="0CFF99AD" w:rsidP="0CFF99AD" w:rsidRDefault="0CFF99AD" w14:paraId="5FC0B118" w14:textId="4588C4CB">
          <w:pPr>
            <w:pStyle w:val="Header"/>
            <w:bidi w:val="0"/>
            <w:ind w:left="-115"/>
            <w:jc w:val="center"/>
          </w:pPr>
        </w:p>
      </w:tc>
      <w:tc>
        <w:tcPr>
          <w:tcW w:w="8670" w:type="dxa"/>
          <w:tcMar/>
        </w:tcPr>
        <w:p w:rsidR="0CFF99AD" w:rsidP="0CFF99AD" w:rsidRDefault="0CFF99AD" w14:paraId="01334B24" w14:textId="75D77BE5">
          <w:pPr>
            <w:pStyle w:val="Header"/>
            <w:bidi w:val="0"/>
            <w:jc w:val="center"/>
          </w:pPr>
          <w:r w:rsidR="0CFF99AD">
            <w:rPr/>
            <w:t>Prirodno-matematički fakultet 2023-2024</w:t>
          </w:r>
        </w:p>
      </w:tc>
      <w:tc>
        <w:tcPr>
          <w:tcW w:w="345" w:type="dxa"/>
          <w:tcMar/>
        </w:tcPr>
        <w:p w:rsidR="0CFF99AD" w:rsidP="0CFF99AD" w:rsidRDefault="0CFF99AD" w14:paraId="4E3E2B0C" w14:textId="77751AC4">
          <w:pPr>
            <w:pStyle w:val="Header"/>
            <w:bidi w:val="0"/>
            <w:ind w:right="-115"/>
            <w:jc w:val="right"/>
          </w:pPr>
        </w:p>
      </w:tc>
    </w:tr>
  </w:tbl>
  <w:p w:rsidR="0CFF99AD" w:rsidP="0CFF99AD" w:rsidRDefault="0CFF99AD" w14:paraId="33136802" w14:textId="75A4B3C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c7bb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b0f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5a5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734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07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d7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37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6d8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aba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tru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96C2A5"/>
    <w:rsid w:val="0066392B"/>
    <w:rsid w:val="00A66A94"/>
    <w:rsid w:val="01BA022D"/>
    <w:rsid w:val="021463E8"/>
    <w:rsid w:val="039FFE45"/>
    <w:rsid w:val="03DADFD7"/>
    <w:rsid w:val="051FF50B"/>
    <w:rsid w:val="061CA0A7"/>
    <w:rsid w:val="06859A5E"/>
    <w:rsid w:val="080AF6FC"/>
    <w:rsid w:val="087B4D3E"/>
    <w:rsid w:val="08C90B6B"/>
    <w:rsid w:val="08D286A8"/>
    <w:rsid w:val="0932A162"/>
    <w:rsid w:val="094314BC"/>
    <w:rsid w:val="09A7ECF8"/>
    <w:rsid w:val="09E29C56"/>
    <w:rsid w:val="09F9716B"/>
    <w:rsid w:val="0A5B27EF"/>
    <w:rsid w:val="0AE2B407"/>
    <w:rsid w:val="0AE546D8"/>
    <w:rsid w:val="0B2641B8"/>
    <w:rsid w:val="0BA4563F"/>
    <w:rsid w:val="0BCF19ED"/>
    <w:rsid w:val="0C127CC7"/>
    <w:rsid w:val="0C3927D0"/>
    <w:rsid w:val="0C643412"/>
    <w:rsid w:val="0CFF99AD"/>
    <w:rsid w:val="0D24FD3D"/>
    <w:rsid w:val="0DCE246B"/>
    <w:rsid w:val="0DD76BEE"/>
    <w:rsid w:val="0DFB9B56"/>
    <w:rsid w:val="0E3DA9D4"/>
    <w:rsid w:val="0EEA8EC2"/>
    <w:rsid w:val="0FA0CF78"/>
    <w:rsid w:val="0FBF0DF6"/>
    <w:rsid w:val="0FD7D088"/>
    <w:rsid w:val="110C98F3"/>
    <w:rsid w:val="1125A786"/>
    <w:rsid w:val="112B3552"/>
    <w:rsid w:val="1191F109"/>
    <w:rsid w:val="11D81929"/>
    <w:rsid w:val="11F86E60"/>
    <w:rsid w:val="121E981C"/>
    <w:rsid w:val="12748816"/>
    <w:rsid w:val="12761B2D"/>
    <w:rsid w:val="1278BE93"/>
    <w:rsid w:val="12802697"/>
    <w:rsid w:val="12A86954"/>
    <w:rsid w:val="1374429E"/>
    <w:rsid w:val="143950F9"/>
    <w:rsid w:val="164C370B"/>
    <w:rsid w:val="16CBDF83"/>
    <w:rsid w:val="16F4E1F1"/>
    <w:rsid w:val="177BDA77"/>
    <w:rsid w:val="1787A377"/>
    <w:rsid w:val="17AB595D"/>
    <w:rsid w:val="17EFBE53"/>
    <w:rsid w:val="18472C09"/>
    <w:rsid w:val="185F2FFE"/>
    <w:rsid w:val="187848AB"/>
    <w:rsid w:val="18F46EFE"/>
    <w:rsid w:val="18FD3205"/>
    <w:rsid w:val="196C7A0F"/>
    <w:rsid w:val="197865B0"/>
    <w:rsid w:val="1A1428BC"/>
    <w:rsid w:val="1A5AE518"/>
    <w:rsid w:val="1AD414F7"/>
    <w:rsid w:val="1AD84EC7"/>
    <w:rsid w:val="1B676AC6"/>
    <w:rsid w:val="1BD85880"/>
    <w:rsid w:val="1C070C79"/>
    <w:rsid w:val="1C4F4B9A"/>
    <w:rsid w:val="1E692902"/>
    <w:rsid w:val="1E78972D"/>
    <w:rsid w:val="1F3DFECC"/>
    <w:rsid w:val="1F8F4BD7"/>
    <w:rsid w:val="20BEA71B"/>
    <w:rsid w:val="212ECCCA"/>
    <w:rsid w:val="217985FB"/>
    <w:rsid w:val="2196C2A5"/>
    <w:rsid w:val="21DD683D"/>
    <w:rsid w:val="22105892"/>
    <w:rsid w:val="234F64ED"/>
    <w:rsid w:val="240BC113"/>
    <w:rsid w:val="25410D05"/>
    <w:rsid w:val="254DB038"/>
    <w:rsid w:val="26047668"/>
    <w:rsid w:val="26160D5D"/>
    <w:rsid w:val="268705AF"/>
    <w:rsid w:val="26D0C876"/>
    <w:rsid w:val="26D793A2"/>
    <w:rsid w:val="26E170ED"/>
    <w:rsid w:val="27843428"/>
    <w:rsid w:val="29798AFE"/>
    <w:rsid w:val="299F17A0"/>
    <w:rsid w:val="29CA1F57"/>
    <w:rsid w:val="2B4C342A"/>
    <w:rsid w:val="2B58494C"/>
    <w:rsid w:val="2B600160"/>
    <w:rsid w:val="2C65DC3C"/>
    <w:rsid w:val="2DF03B09"/>
    <w:rsid w:val="2E3C782E"/>
    <w:rsid w:val="2E3FE1DD"/>
    <w:rsid w:val="2E9D154C"/>
    <w:rsid w:val="2F174535"/>
    <w:rsid w:val="2F1D9B6E"/>
    <w:rsid w:val="2F5387D3"/>
    <w:rsid w:val="2F8D80FF"/>
    <w:rsid w:val="30096876"/>
    <w:rsid w:val="30383CF8"/>
    <w:rsid w:val="3158C004"/>
    <w:rsid w:val="3177829F"/>
    <w:rsid w:val="31AE1265"/>
    <w:rsid w:val="31BB1A2F"/>
    <w:rsid w:val="31BCE2F8"/>
    <w:rsid w:val="31D6716E"/>
    <w:rsid w:val="31ECD014"/>
    <w:rsid w:val="31F44031"/>
    <w:rsid w:val="32810440"/>
    <w:rsid w:val="3304614F"/>
    <w:rsid w:val="330FD49A"/>
    <w:rsid w:val="338D8FFD"/>
    <w:rsid w:val="34550A38"/>
    <w:rsid w:val="349060C6"/>
    <w:rsid w:val="34D165BA"/>
    <w:rsid w:val="34EE1FAB"/>
    <w:rsid w:val="353667F4"/>
    <w:rsid w:val="357AA1C2"/>
    <w:rsid w:val="35821094"/>
    <w:rsid w:val="35A3C725"/>
    <w:rsid w:val="362C3127"/>
    <w:rsid w:val="363759A4"/>
    <w:rsid w:val="36865A57"/>
    <w:rsid w:val="36F794B7"/>
    <w:rsid w:val="379D13FD"/>
    <w:rsid w:val="37D48815"/>
    <w:rsid w:val="383BEA1A"/>
    <w:rsid w:val="38B21C12"/>
    <w:rsid w:val="3968EB83"/>
    <w:rsid w:val="39829484"/>
    <w:rsid w:val="3A53499A"/>
    <w:rsid w:val="3AB85973"/>
    <w:rsid w:val="3C07788E"/>
    <w:rsid w:val="3C5F26F0"/>
    <w:rsid w:val="3CA7F938"/>
    <w:rsid w:val="3CBA3546"/>
    <w:rsid w:val="3D1E47E4"/>
    <w:rsid w:val="3D66D63B"/>
    <w:rsid w:val="3E5605A7"/>
    <w:rsid w:val="3F2EEDB3"/>
    <w:rsid w:val="3FD8ADAB"/>
    <w:rsid w:val="406EC037"/>
    <w:rsid w:val="4168691C"/>
    <w:rsid w:val="41791193"/>
    <w:rsid w:val="42A1B5EB"/>
    <w:rsid w:val="42E7119A"/>
    <w:rsid w:val="4314E1F4"/>
    <w:rsid w:val="434A88F9"/>
    <w:rsid w:val="43822E2F"/>
    <w:rsid w:val="43D96E09"/>
    <w:rsid w:val="43E54EC5"/>
    <w:rsid w:val="448A0D6D"/>
    <w:rsid w:val="44B1FB10"/>
    <w:rsid w:val="46FACC7E"/>
    <w:rsid w:val="47E85317"/>
    <w:rsid w:val="487D9217"/>
    <w:rsid w:val="48A0CDF1"/>
    <w:rsid w:val="48D78283"/>
    <w:rsid w:val="4981039B"/>
    <w:rsid w:val="49B4A6EB"/>
    <w:rsid w:val="4A1A78E8"/>
    <w:rsid w:val="4A44BFDA"/>
    <w:rsid w:val="4A455F0C"/>
    <w:rsid w:val="4A508481"/>
    <w:rsid w:val="4ABEDF62"/>
    <w:rsid w:val="4ACFDD9E"/>
    <w:rsid w:val="4B1FF3D9"/>
    <w:rsid w:val="4B9C9109"/>
    <w:rsid w:val="4BA2ED73"/>
    <w:rsid w:val="4BF060AA"/>
    <w:rsid w:val="4CA1BC69"/>
    <w:rsid w:val="4D1BA8F3"/>
    <w:rsid w:val="4DEED1B9"/>
    <w:rsid w:val="4E1B2DE4"/>
    <w:rsid w:val="4E57949B"/>
    <w:rsid w:val="4E72ED05"/>
    <w:rsid w:val="4ED03C0F"/>
    <w:rsid w:val="4FCCAB7D"/>
    <w:rsid w:val="507465F2"/>
    <w:rsid w:val="507FDE73"/>
    <w:rsid w:val="52535B68"/>
    <w:rsid w:val="526C28BB"/>
    <w:rsid w:val="52DE362A"/>
    <w:rsid w:val="53189AA7"/>
    <w:rsid w:val="539B655C"/>
    <w:rsid w:val="53B8D9D9"/>
    <w:rsid w:val="541A352A"/>
    <w:rsid w:val="54B45654"/>
    <w:rsid w:val="54BA9C52"/>
    <w:rsid w:val="54C6D61F"/>
    <w:rsid w:val="55671544"/>
    <w:rsid w:val="5579DD12"/>
    <w:rsid w:val="5615FF88"/>
    <w:rsid w:val="561CBEDB"/>
    <w:rsid w:val="564AC284"/>
    <w:rsid w:val="5668D859"/>
    <w:rsid w:val="56E33B7A"/>
    <w:rsid w:val="57356181"/>
    <w:rsid w:val="57555841"/>
    <w:rsid w:val="576C4C69"/>
    <w:rsid w:val="57FE76E1"/>
    <w:rsid w:val="58041E15"/>
    <w:rsid w:val="58B20AC4"/>
    <w:rsid w:val="5911A45E"/>
    <w:rsid w:val="599A4742"/>
    <w:rsid w:val="5A567EBA"/>
    <w:rsid w:val="5ACA718E"/>
    <w:rsid w:val="5B262521"/>
    <w:rsid w:val="5B9721B7"/>
    <w:rsid w:val="5C8959AD"/>
    <w:rsid w:val="5CFFE1A5"/>
    <w:rsid w:val="5D482E0D"/>
    <w:rsid w:val="5D9119FE"/>
    <w:rsid w:val="5F01A42E"/>
    <w:rsid w:val="5F07C062"/>
    <w:rsid w:val="5FB7977E"/>
    <w:rsid w:val="5FC0FA6F"/>
    <w:rsid w:val="601E38E5"/>
    <w:rsid w:val="618FF507"/>
    <w:rsid w:val="61DD666D"/>
    <w:rsid w:val="62277A23"/>
    <w:rsid w:val="62834DBC"/>
    <w:rsid w:val="62B5668D"/>
    <w:rsid w:val="62F19C10"/>
    <w:rsid w:val="647BA8D7"/>
    <w:rsid w:val="64C3D6A4"/>
    <w:rsid w:val="6550EFFC"/>
    <w:rsid w:val="65B55440"/>
    <w:rsid w:val="665F7390"/>
    <w:rsid w:val="6696C05C"/>
    <w:rsid w:val="66B6C225"/>
    <w:rsid w:val="675124A1"/>
    <w:rsid w:val="676BBED7"/>
    <w:rsid w:val="67AF11AA"/>
    <w:rsid w:val="67B34999"/>
    <w:rsid w:val="67D3F9DA"/>
    <w:rsid w:val="682C3D33"/>
    <w:rsid w:val="68B9F5D9"/>
    <w:rsid w:val="68D3CCA5"/>
    <w:rsid w:val="6910E5F0"/>
    <w:rsid w:val="692B9C9A"/>
    <w:rsid w:val="6940E9B9"/>
    <w:rsid w:val="698BBA9F"/>
    <w:rsid w:val="69CC6506"/>
    <w:rsid w:val="6A091A7C"/>
    <w:rsid w:val="6BCBDECA"/>
    <w:rsid w:val="6C0FE26C"/>
    <w:rsid w:val="6C2EC389"/>
    <w:rsid w:val="6C6E5F8A"/>
    <w:rsid w:val="6C86BABC"/>
    <w:rsid w:val="6C882172"/>
    <w:rsid w:val="6CA417B4"/>
    <w:rsid w:val="6CA76AFD"/>
    <w:rsid w:val="6D8C0AE3"/>
    <w:rsid w:val="6E433B5E"/>
    <w:rsid w:val="6E9B00BB"/>
    <w:rsid w:val="6EC83E81"/>
    <w:rsid w:val="6F61D0C4"/>
    <w:rsid w:val="6FB0605E"/>
    <w:rsid w:val="6FB6F6BB"/>
    <w:rsid w:val="6FF23899"/>
    <w:rsid w:val="70095EC6"/>
    <w:rsid w:val="701BC07F"/>
    <w:rsid w:val="706247AE"/>
    <w:rsid w:val="71488991"/>
    <w:rsid w:val="71E74020"/>
    <w:rsid w:val="729E050D"/>
    <w:rsid w:val="730EB76F"/>
    <w:rsid w:val="736E71DE"/>
    <w:rsid w:val="7431E7E8"/>
    <w:rsid w:val="75A42CE9"/>
    <w:rsid w:val="75C4FD58"/>
    <w:rsid w:val="75D7C281"/>
    <w:rsid w:val="764E4D43"/>
    <w:rsid w:val="7686C581"/>
    <w:rsid w:val="775AA69B"/>
    <w:rsid w:val="77717630"/>
    <w:rsid w:val="777C5718"/>
    <w:rsid w:val="77D15AE9"/>
    <w:rsid w:val="77EA1DA4"/>
    <w:rsid w:val="77ED5F87"/>
    <w:rsid w:val="78851CA1"/>
    <w:rsid w:val="78CAF995"/>
    <w:rsid w:val="78D42674"/>
    <w:rsid w:val="7985EE05"/>
    <w:rsid w:val="7A064D68"/>
    <w:rsid w:val="7A156671"/>
    <w:rsid w:val="7AA916F2"/>
    <w:rsid w:val="7B043136"/>
    <w:rsid w:val="7B21BE66"/>
    <w:rsid w:val="7B332E9B"/>
    <w:rsid w:val="7B4AC654"/>
    <w:rsid w:val="7B85DC07"/>
    <w:rsid w:val="7C614B9F"/>
    <w:rsid w:val="7C75BB09"/>
    <w:rsid w:val="7D78A183"/>
    <w:rsid w:val="7E1C922D"/>
    <w:rsid w:val="7E2E55B5"/>
    <w:rsid w:val="7E595F28"/>
    <w:rsid w:val="7EB6BEC3"/>
    <w:rsid w:val="7F141E67"/>
    <w:rsid w:val="7F522495"/>
    <w:rsid w:val="7F7C8815"/>
    <w:rsid w:val="7FBD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C2A5"/>
  <w15:chartTrackingRefBased/>
  <w15:docId w15:val="{2EB5326A-7183-434D-A66A-C5BED15A4D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CFF99AD"/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0CFF99AD"/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CFF99AD"/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0CFF99AD"/>
    <w:rPr>
      <w:rFonts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0CFF99AD"/>
    <w:rPr>
      <w:rFonts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0CFF99AD"/>
    <w:rPr>
      <w:rFonts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0CFF99AD"/>
    <w:rPr>
      <w:rFonts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0CFF99AD"/>
    <w:rPr>
      <w:rFonts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0CFF99AD"/>
    <w:rPr>
      <w:rFonts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0CFF99AD"/>
    <w:rPr>
      <w:rFonts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0CFF99AD"/>
    <w:rPr>
      <w:rFonts w:ascii="Aptos Display" w:hAnsi="Aptos Display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0CFF99AD"/>
    <w:rPr>
      <w:rFonts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0CFF99AD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0CFF99AD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CFF99AD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0CFF99A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CFF99A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CFF99AD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0CFF99AD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0CFF99AD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0CFF99AD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0CFF99AD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0CFF99AD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0CFF99AD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0CFF99AD"/>
    <w:rPr>
      <w:sz w:val="20"/>
      <w:szCs w:val="20"/>
    </w:rPr>
    <w:pPr>
      <w:spacing w:after="0"/>
    </w:pPr>
  </w:style>
  <w:style w:type="paragraph" w:styleId="Footer">
    <w:uiPriority w:val="99"/>
    <w:name w:val="footer"/>
    <w:basedOn w:val="Normal"/>
    <w:unhideWhenUsed/>
    <w:link w:val="FooterChar"/>
    <w:rsid w:val="0CFF99AD"/>
    <w:pPr>
      <w:tabs>
        <w:tab w:val="center" w:leader="none" w:pos="4680"/>
        <w:tab w:val="right" w:leader="none" w:pos="9360"/>
      </w:tabs>
      <w:spacing w:after="0"/>
    </w:pPr>
  </w:style>
  <w:style w:type="paragraph" w:styleId="FootnoteText">
    <w:uiPriority w:val="99"/>
    <w:name w:val="footnote text"/>
    <w:basedOn w:val="Normal"/>
    <w:semiHidden/>
    <w:unhideWhenUsed/>
    <w:link w:val="FootnoteTextChar"/>
    <w:rsid w:val="0CFF99AD"/>
    <w:rPr>
      <w:sz w:val="20"/>
      <w:szCs w:val="20"/>
    </w:rPr>
    <w:pPr>
      <w:spacing w:after="0"/>
    </w:pPr>
  </w:style>
  <w:style w:type="paragraph" w:styleId="Header">
    <w:uiPriority w:val="99"/>
    <w:name w:val="header"/>
    <w:basedOn w:val="Normal"/>
    <w:unhideWhenUsed/>
    <w:link w:val="HeaderChar"/>
    <w:rsid w:val="0CFF99AD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7f0ca866a2ca4131" /><Relationship Type="http://schemas.openxmlformats.org/officeDocument/2006/relationships/image" Target="/media/image2.jpg" Id="R30c467c2ca85416a" /><Relationship Type="http://schemas.openxmlformats.org/officeDocument/2006/relationships/image" Target="/media/image.png" Id="R0614f7991350442b" /><Relationship Type="http://schemas.openxmlformats.org/officeDocument/2006/relationships/image" Target="/media/image2.png" Id="Rf56dd28c2eef47b7" /><Relationship Type="http://schemas.openxmlformats.org/officeDocument/2006/relationships/image" Target="/media/image3.png" Id="Ra01db8d32a284858" /><Relationship Type="http://schemas.openxmlformats.org/officeDocument/2006/relationships/image" Target="/media/image4.png" Id="R612c8627b91c48c5" /><Relationship Type="http://schemas.openxmlformats.org/officeDocument/2006/relationships/header" Target="header.xml" Id="R4a7a8c5894b84993" /><Relationship Type="http://schemas.openxmlformats.org/officeDocument/2006/relationships/footer" Target="footer.xml" Id="Ra6399297640a4523" /><Relationship Type="http://schemas.openxmlformats.org/officeDocument/2006/relationships/numbering" Target="numbering.xml" Id="Rd81c526478e444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DDBBB08323094D9FCE483CC7C9B5B7" ma:contentTypeVersion="5" ma:contentTypeDescription="Create a new document." ma:contentTypeScope="" ma:versionID="e32583f431a98329d7b966453d98c790">
  <xsd:schema xmlns:xsd="http://www.w3.org/2001/XMLSchema" xmlns:xs="http://www.w3.org/2001/XMLSchema" xmlns:p="http://schemas.microsoft.com/office/2006/metadata/properties" xmlns:ns2="b65777ca-7327-498a-ae55-1214fa928048" targetNamespace="http://schemas.microsoft.com/office/2006/metadata/properties" ma:root="true" ma:fieldsID="0aa2f5dd9ba1a66290981380e73e9f28" ns2:_="">
    <xsd:import namespace="b65777ca-7327-498a-ae55-1214fa92804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777ca-7327-498a-ae55-1214fa9280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65777ca-7327-498a-ae55-1214fa928048" xsi:nil="true"/>
  </documentManagement>
</p:properties>
</file>

<file path=customXml/itemProps1.xml><?xml version="1.0" encoding="utf-8"?>
<ds:datastoreItem xmlns:ds="http://schemas.openxmlformats.org/officeDocument/2006/customXml" ds:itemID="{DCA955B8-2C28-40F2-B929-CBBFD7292E6C}"/>
</file>

<file path=customXml/itemProps2.xml><?xml version="1.0" encoding="utf-8"?>
<ds:datastoreItem xmlns:ds="http://schemas.openxmlformats.org/officeDocument/2006/customXml" ds:itemID="{E6DCFE87-7A1A-40C6-8C1B-D636EA5E916A}"/>
</file>

<file path=customXml/itemProps3.xml><?xml version="1.0" encoding="utf-8"?>
<ds:datastoreItem xmlns:ds="http://schemas.openxmlformats.org/officeDocument/2006/customXml" ds:itemID="{FFA8EEEC-7329-47B2-AC8B-96007F6ACB7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Aleksa Bozinovic</dc:creator>
  <keywords/>
  <dc:description/>
  <dcterms:created xsi:type="dcterms:W3CDTF">2024-05-24T23:00:06.0000000Z</dcterms:created>
  <dcterms:modified xsi:type="dcterms:W3CDTF">2024-05-25T15:35:23.0421356Z</dcterms:modified>
  <lastModifiedBy>Aleksa Bozinovic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0x0101006120178ED2561F4884B60D2F8C40186C</vt:lpwstr>
  </property>
</Properties>
</file>